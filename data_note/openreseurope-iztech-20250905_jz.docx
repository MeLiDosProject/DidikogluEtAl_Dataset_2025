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956A" w14:textId="38E00ED4" w:rsidR="00851A09" w:rsidRPr="00234F97" w:rsidRDefault="00CA60E2" w:rsidP="004F6B11">
      <w:pPr>
        <w:spacing w:line="276" w:lineRule="auto"/>
        <w:jc w:val="both"/>
        <w:rPr>
          <w:rFonts w:ascii="Arial" w:hAnsi="Arial" w:cs="Arial"/>
          <w:color w:val="000000" w:themeColor="text1"/>
          <w:sz w:val="32"/>
          <w:szCs w:val="32"/>
          <w:lang w:val="en-GB"/>
          <w:rPrChange w:id="0" w:author="Johannes Zauner" w:date="2025-09-12T14:01:00Z" w16du:dateUtc="2025-09-12T12:01:00Z">
            <w:rPr>
              <w:rFonts w:ascii="Arial" w:hAnsi="Arial" w:cs="Arial"/>
              <w:color w:val="000000" w:themeColor="text1"/>
              <w:sz w:val="32"/>
              <w:szCs w:val="32"/>
              <w:lang w:val="tr-TR"/>
            </w:rPr>
          </w:rPrChange>
        </w:rPr>
      </w:pPr>
      <w:r w:rsidRPr="00234F97">
        <w:rPr>
          <w:rFonts w:ascii="Arial" w:hAnsi="Arial" w:cs="Arial"/>
          <w:color w:val="000000" w:themeColor="text1"/>
          <w:sz w:val="32"/>
          <w:szCs w:val="32"/>
          <w:lang w:val="en-GB"/>
          <w:rPrChange w:id="1" w:author="Johannes Zauner" w:date="2025-09-12T14:01:00Z" w16du:dateUtc="2025-09-12T12:01:00Z">
            <w:rPr>
              <w:rFonts w:ascii="Arial" w:hAnsi="Arial" w:cs="Arial"/>
              <w:color w:val="000000" w:themeColor="text1"/>
              <w:sz w:val="32"/>
              <w:szCs w:val="32"/>
            </w:rPr>
          </w:rPrChange>
        </w:rPr>
        <w:t>Physiologically relevant</w:t>
      </w:r>
      <w:r w:rsidR="0044377C" w:rsidRPr="00234F97">
        <w:rPr>
          <w:rFonts w:ascii="Arial" w:hAnsi="Arial" w:cs="Arial"/>
          <w:color w:val="000000" w:themeColor="text1"/>
          <w:sz w:val="32"/>
          <w:szCs w:val="32"/>
          <w:lang w:val="en-GB"/>
          <w:rPrChange w:id="2" w:author="Johannes Zauner" w:date="2025-09-12T14:01:00Z" w16du:dateUtc="2025-09-12T12:01:00Z">
            <w:rPr>
              <w:rFonts w:ascii="Arial" w:hAnsi="Arial" w:cs="Arial"/>
              <w:color w:val="000000" w:themeColor="text1"/>
              <w:sz w:val="32"/>
              <w:szCs w:val="32"/>
            </w:rPr>
          </w:rPrChange>
        </w:rPr>
        <w:t xml:space="preserve"> </w:t>
      </w:r>
      <w:r w:rsidR="000A382E" w:rsidRPr="00234F97">
        <w:rPr>
          <w:rFonts w:ascii="Arial" w:hAnsi="Arial" w:cs="Arial"/>
          <w:color w:val="000000" w:themeColor="text1"/>
          <w:sz w:val="32"/>
          <w:szCs w:val="32"/>
          <w:lang w:val="en-GB"/>
          <w:rPrChange w:id="3" w:author="Johannes Zauner" w:date="2025-09-12T14:01:00Z" w16du:dateUtc="2025-09-12T12:01:00Z">
            <w:rPr>
              <w:rFonts w:ascii="Arial" w:hAnsi="Arial" w:cs="Arial"/>
              <w:color w:val="000000" w:themeColor="text1"/>
              <w:sz w:val="32"/>
              <w:szCs w:val="32"/>
            </w:rPr>
          </w:rPrChange>
        </w:rPr>
        <w:t xml:space="preserve">real-world </w:t>
      </w:r>
      <w:r w:rsidR="00715DF8" w:rsidRPr="00234F97">
        <w:rPr>
          <w:rFonts w:ascii="Arial" w:hAnsi="Arial" w:cs="Arial"/>
          <w:color w:val="000000" w:themeColor="text1"/>
          <w:sz w:val="32"/>
          <w:szCs w:val="32"/>
          <w:lang w:val="en-GB"/>
          <w:rPrChange w:id="4" w:author="Johannes Zauner" w:date="2025-09-12T14:01:00Z" w16du:dateUtc="2025-09-12T12:01:00Z">
            <w:rPr>
              <w:rFonts w:ascii="Arial" w:hAnsi="Arial" w:cs="Arial"/>
              <w:color w:val="000000" w:themeColor="text1"/>
              <w:sz w:val="32"/>
              <w:szCs w:val="32"/>
            </w:rPr>
          </w:rPrChange>
        </w:rPr>
        <w:t>light exposure</w:t>
      </w:r>
      <w:r w:rsidR="000A382E" w:rsidRPr="00234F97">
        <w:rPr>
          <w:rFonts w:ascii="Arial" w:hAnsi="Arial" w:cs="Arial"/>
          <w:color w:val="000000" w:themeColor="text1"/>
          <w:sz w:val="32"/>
          <w:szCs w:val="32"/>
          <w:lang w:val="en-GB"/>
          <w:rPrChange w:id="5" w:author="Johannes Zauner" w:date="2025-09-12T14:01:00Z" w16du:dateUtc="2025-09-12T12:01:00Z">
            <w:rPr>
              <w:rFonts w:ascii="Arial" w:hAnsi="Arial" w:cs="Arial"/>
              <w:color w:val="000000" w:themeColor="text1"/>
              <w:sz w:val="32"/>
              <w:szCs w:val="32"/>
            </w:rPr>
          </w:rPrChange>
        </w:rPr>
        <w:t xml:space="preserve"> and its </w:t>
      </w:r>
      <w:r w:rsidR="00715DF8" w:rsidRPr="00234F97">
        <w:rPr>
          <w:rFonts w:ascii="Arial" w:hAnsi="Arial" w:cs="Arial"/>
          <w:color w:val="000000" w:themeColor="text1"/>
          <w:sz w:val="32"/>
          <w:szCs w:val="32"/>
          <w:lang w:val="en-GB"/>
          <w:rPrChange w:id="6" w:author="Johannes Zauner" w:date="2025-09-12T14:01:00Z" w16du:dateUtc="2025-09-12T12:01:00Z">
            <w:rPr>
              <w:rFonts w:ascii="Arial" w:hAnsi="Arial" w:cs="Arial"/>
              <w:color w:val="000000" w:themeColor="text1"/>
              <w:sz w:val="32"/>
              <w:szCs w:val="32"/>
            </w:rPr>
          </w:rPrChange>
        </w:rPr>
        <w:t>behaviour</w:t>
      </w:r>
      <w:r w:rsidR="000A382E" w:rsidRPr="00234F97">
        <w:rPr>
          <w:rFonts w:ascii="Arial" w:hAnsi="Arial" w:cs="Arial"/>
          <w:color w:val="000000" w:themeColor="text1"/>
          <w:sz w:val="32"/>
          <w:szCs w:val="32"/>
          <w:lang w:val="en-GB"/>
          <w:rPrChange w:id="7" w:author="Johannes Zauner" w:date="2025-09-12T14:01:00Z" w16du:dateUtc="2025-09-12T12:01:00Z">
            <w:rPr>
              <w:rFonts w:ascii="Arial" w:hAnsi="Arial" w:cs="Arial"/>
              <w:color w:val="000000" w:themeColor="text1"/>
              <w:sz w:val="32"/>
              <w:szCs w:val="32"/>
            </w:rPr>
          </w:rPrChange>
        </w:rPr>
        <w:t>al</w:t>
      </w:r>
      <w:r w:rsidR="00715DF8" w:rsidRPr="00234F97">
        <w:rPr>
          <w:rFonts w:ascii="Arial" w:hAnsi="Arial" w:cs="Arial"/>
          <w:color w:val="000000" w:themeColor="text1"/>
          <w:sz w:val="32"/>
          <w:szCs w:val="32"/>
          <w:lang w:val="en-GB"/>
          <w:rPrChange w:id="8" w:author="Johannes Zauner" w:date="2025-09-12T14:01:00Z" w16du:dateUtc="2025-09-12T12:01:00Z">
            <w:rPr>
              <w:rFonts w:ascii="Arial" w:hAnsi="Arial" w:cs="Arial"/>
              <w:color w:val="000000" w:themeColor="text1"/>
              <w:sz w:val="32"/>
              <w:szCs w:val="32"/>
            </w:rPr>
          </w:rPrChange>
        </w:rPr>
        <w:t xml:space="preserve"> and environment</w:t>
      </w:r>
      <w:r w:rsidR="000A382E" w:rsidRPr="00234F97">
        <w:rPr>
          <w:rFonts w:ascii="Arial" w:hAnsi="Arial" w:cs="Arial"/>
          <w:color w:val="000000" w:themeColor="text1"/>
          <w:sz w:val="32"/>
          <w:szCs w:val="32"/>
          <w:lang w:val="en-GB"/>
          <w:rPrChange w:id="9" w:author="Johannes Zauner" w:date="2025-09-12T14:01:00Z" w16du:dateUtc="2025-09-12T12:01:00Z">
            <w:rPr>
              <w:rFonts w:ascii="Arial" w:hAnsi="Arial" w:cs="Arial"/>
              <w:color w:val="000000" w:themeColor="text1"/>
              <w:sz w:val="32"/>
              <w:szCs w:val="32"/>
            </w:rPr>
          </w:rPrChange>
        </w:rPr>
        <w:t xml:space="preserve">al determinants in </w:t>
      </w:r>
      <w:r w:rsidR="00961FE8" w:rsidRPr="00234F97">
        <w:rPr>
          <w:rFonts w:ascii="Arial" w:hAnsi="Arial" w:cs="Arial"/>
          <w:color w:val="000000" w:themeColor="text1"/>
          <w:sz w:val="32"/>
          <w:szCs w:val="32"/>
          <w:lang w:val="en-GB"/>
          <w:rPrChange w:id="10" w:author="Johannes Zauner" w:date="2025-09-12T14:01:00Z" w16du:dateUtc="2025-09-12T12:01:00Z">
            <w:rPr>
              <w:rFonts w:ascii="Arial" w:hAnsi="Arial" w:cs="Arial"/>
              <w:color w:val="000000" w:themeColor="text1"/>
              <w:sz w:val="32"/>
              <w:szCs w:val="32"/>
            </w:rPr>
          </w:rPrChange>
        </w:rPr>
        <w:t>Izmir</w:t>
      </w:r>
      <w:r w:rsidR="00B2304C" w:rsidRPr="00234F97">
        <w:rPr>
          <w:rFonts w:ascii="Arial" w:hAnsi="Arial" w:cs="Arial"/>
          <w:color w:val="000000" w:themeColor="text1"/>
          <w:sz w:val="32"/>
          <w:szCs w:val="32"/>
          <w:lang w:val="en-GB"/>
          <w:rPrChange w:id="11" w:author="Johannes Zauner" w:date="2025-09-12T14:01:00Z" w16du:dateUtc="2025-09-12T12:01:00Z">
            <w:rPr>
              <w:rFonts w:ascii="Arial" w:hAnsi="Arial" w:cs="Arial"/>
              <w:color w:val="000000" w:themeColor="text1"/>
              <w:sz w:val="32"/>
              <w:szCs w:val="32"/>
            </w:rPr>
          </w:rPrChange>
        </w:rPr>
        <w:t xml:space="preserve">, </w:t>
      </w:r>
      <w:r w:rsidR="00961FE8" w:rsidRPr="00234F97">
        <w:rPr>
          <w:rFonts w:ascii="Arial" w:hAnsi="Arial" w:cs="Arial"/>
          <w:color w:val="000000" w:themeColor="text1"/>
          <w:sz w:val="32"/>
          <w:szCs w:val="32"/>
          <w:lang w:val="en-GB"/>
          <w:rPrChange w:id="12" w:author="Johannes Zauner" w:date="2025-09-12T14:01:00Z" w16du:dateUtc="2025-09-12T12:01:00Z">
            <w:rPr>
              <w:rFonts w:ascii="Arial" w:hAnsi="Arial" w:cs="Arial"/>
              <w:color w:val="000000" w:themeColor="text1"/>
              <w:sz w:val="32"/>
              <w:szCs w:val="32"/>
            </w:rPr>
          </w:rPrChange>
        </w:rPr>
        <w:t>T</w:t>
      </w:r>
      <w:r w:rsidR="00961FE8" w:rsidRPr="00234F97">
        <w:rPr>
          <w:rFonts w:ascii="Arial" w:hAnsi="Arial" w:cs="Arial"/>
          <w:color w:val="000000" w:themeColor="text1"/>
          <w:sz w:val="32"/>
          <w:szCs w:val="32"/>
          <w:lang w:val="en-GB"/>
          <w:rPrChange w:id="13" w:author="Johannes Zauner" w:date="2025-09-12T14:01:00Z" w16du:dateUtc="2025-09-12T12:01:00Z">
            <w:rPr>
              <w:rFonts w:ascii="Arial" w:hAnsi="Arial" w:cs="Arial"/>
              <w:color w:val="000000" w:themeColor="text1"/>
              <w:sz w:val="32"/>
              <w:szCs w:val="32"/>
              <w:lang w:val="tr-TR"/>
            </w:rPr>
          </w:rPrChange>
        </w:rPr>
        <w:t>ürkiye</w:t>
      </w:r>
    </w:p>
    <w:p w14:paraId="622F46EA" w14:textId="77777777" w:rsidR="004A645F" w:rsidRPr="00234F97" w:rsidRDefault="004A645F" w:rsidP="0011244B">
      <w:pPr>
        <w:spacing w:line="276" w:lineRule="auto"/>
        <w:jc w:val="both"/>
        <w:rPr>
          <w:rFonts w:ascii="Arial" w:hAnsi="Arial" w:cs="Arial"/>
          <w:color w:val="000000" w:themeColor="text1"/>
          <w:sz w:val="22"/>
          <w:szCs w:val="22"/>
          <w:lang w:val="en-GB"/>
          <w:rPrChange w:id="14" w:author="Johannes Zauner" w:date="2025-09-12T14:01:00Z" w16du:dateUtc="2025-09-12T12:01:00Z">
            <w:rPr>
              <w:rFonts w:ascii="Arial" w:hAnsi="Arial" w:cs="Arial"/>
              <w:color w:val="000000" w:themeColor="text1"/>
              <w:sz w:val="22"/>
              <w:szCs w:val="22"/>
              <w:lang w:val="en-US"/>
            </w:rPr>
          </w:rPrChange>
        </w:rPr>
      </w:pPr>
    </w:p>
    <w:p w14:paraId="3D0E7F94" w14:textId="340F87F3" w:rsidR="00EC673E" w:rsidRPr="00234F97" w:rsidRDefault="00961FE8" w:rsidP="0011244B">
      <w:pPr>
        <w:spacing w:line="276" w:lineRule="auto"/>
        <w:jc w:val="both"/>
        <w:rPr>
          <w:rFonts w:ascii="Arial" w:hAnsi="Arial" w:cs="Arial"/>
          <w:color w:val="000000" w:themeColor="text1"/>
          <w:sz w:val="22"/>
          <w:szCs w:val="22"/>
          <w:lang w:val="en-GB"/>
          <w:rPrChange w:id="1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6" w:author="Johannes Zauner" w:date="2025-09-12T14:01:00Z" w16du:dateUtc="2025-09-12T12:01:00Z">
            <w:rPr>
              <w:rFonts w:ascii="Arial" w:hAnsi="Arial" w:cs="Arial"/>
              <w:color w:val="000000" w:themeColor="text1"/>
              <w:sz w:val="22"/>
              <w:szCs w:val="22"/>
            </w:rPr>
          </w:rPrChange>
        </w:rPr>
        <w:t xml:space="preserve">Sena </w:t>
      </w:r>
      <w:r w:rsidR="002A235A" w:rsidRPr="00234F97">
        <w:rPr>
          <w:rFonts w:ascii="Arial" w:hAnsi="Arial" w:cs="Arial"/>
          <w:color w:val="000000" w:themeColor="text1"/>
          <w:sz w:val="22"/>
          <w:szCs w:val="22"/>
          <w:lang w:val="en-GB"/>
          <w:rPrChange w:id="17" w:author="Johannes Zauner" w:date="2025-09-12T14:01:00Z" w16du:dateUtc="2025-09-12T12:01:00Z">
            <w:rPr>
              <w:rFonts w:ascii="Arial" w:hAnsi="Arial" w:cs="Arial"/>
              <w:color w:val="000000" w:themeColor="text1"/>
              <w:sz w:val="22"/>
              <w:szCs w:val="22"/>
            </w:rPr>
          </w:rPrChange>
        </w:rPr>
        <w:t xml:space="preserve">Gulsum </w:t>
      </w:r>
      <w:r w:rsidRPr="00234F97">
        <w:rPr>
          <w:rFonts w:ascii="Arial" w:hAnsi="Arial" w:cs="Arial"/>
          <w:color w:val="000000" w:themeColor="text1"/>
          <w:sz w:val="22"/>
          <w:szCs w:val="22"/>
          <w:u w:val="single"/>
          <w:lang w:val="en-GB"/>
          <w:rPrChange w:id="18" w:author="Johannes Zauner" w:date="2025-09-12T14:01:00Z" w16du:dateUtc="2025-09-12T12:01:00Z">
            <w:rPr>
              <w:rFonts w:ascii="Arial" w:hAnsi="Arial" w:cs="Arial"/>
              <w:color w:val="000000" w:themeColor="text1"/>
              <w:sz w:val="22"/>
              <w:szCs w:val="22"/>
              <w:u w:val="single"/>
            </w:rPr>
          </w:rPrChange>
        </w:rPr>
        <w:t>Akgun</w:t>
      </w:r>
      <w:r w:rsidRPr="00234F97">
        <w:rPr>
          <w:rFonts w:ascii="Arial" w:hAnsi="Arial" w:cs="Arial"/>
          <w:color w:val="000000" w:themeColor="text1"/>
          <w:sz w:val="22"/>
          <w:szCs w:val="22"/>
          <w:vertAlign w:val="superscript"/>
          <w:lang w:val="en-GB"/>
          <w:rPrChange w:id="19" w:author="Johannes Zauner" w:date="2025-09-12T14:01:00Z" w16du:dateUtc="2025-09-12T12:01:00Z">
            <w:rPr>
              <w:rFonts w:ascii="Arial" w:hAnsi="Arial" w:cs="Arial"/>
              <w:color w:val="000000" w:themeColor="text1"/>
              <w:sz w:val="22"/>
              <w:szCs w:val="22"/>
              <w:vertAlign w:val="superscript"/>
            </w:rPr>
          </w:rPrChange>
        </w:rPr>
        <w:t>1</w:t>
      </w:r>
    </w:p>
    <w:p w14:paraId="1B7AEE87" w14:textId="0C9155B0" w:rsidR="00EC673E" w:rsidRPr="00234F97" w:rsidRDefault="002837E7" w:rsidP="0011244B">
      <w:pPr>
        <w:spacing w:line="276" w:lineRule="auto"/>
        <w:jc w:val="both"/>
        <w:rPr>
          <w:rFonts w:ascii="Arial" w:hAnsi="Arial" w:cs="Arial"/>
          <w:color w:val="000000" w:themeColor="text1"/>
          <w:sz w:val="22"/>
          <w:szCs w:val="22"/>
          <w:lang w:val="en-GB"/>
          <w:rPrChange w:id="20"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21" w:author="Johannes Zauner" w:date="2025-09-12T14:01:00Z" w16du:dateUtc="2025-09-12T12:01:00Z">
            <w:rPr>
              <w:rFonts w:ascii="Arial" w:hAnsi="Arial" w:cs="Arial"/>
              <w:color w:val="000000" w:themeColor="text1"/>
              <w:sz w:val="22"/>
              <w:szCs w:val="22"/>
            </w:rPr>
          </w:rPrChange>
        </w:rPr>
        <w:t xml:space="preserve">Sema Nur </w:t>
      </w:r>
      <w:r w:rsidRPr="00234F97">
        <w:rPr>
          <w:rFonts w:ascii="Arial" w:hAnsi="Arial" w:cs="Arial"/>
          <w:color w:val="000000" w:themeColor="text1"/>
          <w:sz w:val="22"/>
          <w:szCs w:val="22"/>
          <w:u w:val="single"/>
          <w:lang w:val="en-GB"/>
          <w:rPrChange w:id="22" w:author="Johannes Zauner" w:date="2025-09-12T14:01:00Z" w16du:dateUtc="2025-09-12T12:01:00Z">
            <w:rPr>
              <w:rFonts w:ascii="Arial" w:hAnsi="Arial" w:cs="Arial"/>
              <w:color w:val="000000" w:themeColor="text1"/>
              <w:sz w:val="22"/>
              <w:szCs w:val="22"/>
              <w:u w:val="single"/>
            </w:rPr>
          </w:rPrChange>
        </w:rPr>
        <w:t>Aydin</w:t>
      </w:r>
      <w:r w:rsidR="00683F46" w:rsidRPr="00234F97">
        <w:rPr>
          <w:rFonts w:ascii="Arial" w:hAnsi="Arial" w:cs="Arial"/>
          <w:color w:val="000000" w:themeColor="text1"/>
          <w:sz w:val="22"/>
          <w:szCs w:val="22"/>
          <w:vertAlign w:val="superscript"/>
          <w:lang w:val="en-GB"/>
          <w:rPrChange w:id="23" w:author="Johannes Zauner" w:date="2025-09-12T14:01:00Z" w16du:dateUtc="2025-09-12T12:01:00Z">
            <w:rPr>
              <w:rFonts w:ascii="Arial" w:hAnsi="Arial" w:cs="Arial"/>
              <w:color w:val="000000" w:themeColor="text1"/>
              <w:sz w:val="22"/>
              <w:szCs w:val="22"/>
              <w:vertAlign w:val="superscript"/>
            </w:rPr>
          </w:rPrChange>
        </w:rPr>
        <w:t>1</w:t>
      </w:r>
      <w:r w:rsidR="009432C0" w:rsidRPr="00234F97">
        <w:rPr>
          <w:rFonts w:ascii="Arial" w:hAnsi="Arial" w:cs="Arial"/>
          <w:color w:val="000000" w:themeColor="text1"/>
          <w:sz w:val="22"/>
          <w:szCs w:val="22"/>
          <w:vertAlign w:val="superscript"/>
          <w:lang w:val="en-GB"/>
          <w:rPrChange w:id="24" w:author="Johannes Zauner" w:date="2025-09-12T14:01:00Z" w16du:dateUtc="2025-09-12T12:01:00Z">
            <w:rPr>
              <w:rFonts w:ascii="Arial" w:hAnsi="Arial" w:cs="Arial"/>
              <w:color w:val="000000" w:themeColor="text1"/>
              <w:sz w:val="22"/>
              <w:szCs w:val="22"/>
              <w:vertAlign w:val="superscript"/>
            </w:rPr>
          </w:rPrChange>
        </w:rPr>
        <w:t xml:space="preserve"> </w:t>
      </w:r>
    </w:p>
    <w:p w14:paraId="4395E495" w14:textId="0868F38F" w:rsidR="00EC673E" w:rsidRPr="00234F97" w:rsidRDefault="002837E7" w:rsidP="0011244B">
      <w:pPr>
        <w:spacing w:line="276" w:lineRule="auto"/>
        <w:jc w:val="both"/>
        <w:rPr>
          <w:rFonts w:ascii="Arial" w:hAnsi="Arial" w:cs="Arial"/>
          <w:color w:val="000000" w:themeColor="text1"/>
          <w:sz w:val="22"/>
          <w:szCs w:val="22"/>
          <w:lang w:val="en-GB"/>
          <w:rPrChange w:id="2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26" w:author="Johannes Zauner" w:date="2025-09-12T14:01:00Z" w16du:dateUtc="2025-09-12T12:01:00Z">
            <w:rPr>
              <w:rFonts w:ascii="Arial" w:hAnsi="Arial" w:cs="Arial"/>
              <w:color w:val="000000" w:themeColor="text1"/>
              <w:sz w:val="22"/>
              <w:szCs w:val="22"/>
            </w:rPr>
          </w:rPrChange>
        </w:rPr>
        <w:t xml:space="preserve">Zeynep </w:t>
      </w:r>
      <w:r w:rsidRPr="00234F97">
        <w:rPr>
          <w:rFonts w:ascii="Arial" w:hAnsi="Arial" w:cs="Arial"/>
          <w:color w:val="000000" w:themeColor="text1"/>
          <w:sz w:val="22"/>
          <w:szCs w:val="22"/>
          <w:u w:val="single"/>
          <w:lang w:val="en-GB"/>
          <w:rPrChange w:id="27" w:author="Johannes Zauner" w:date="2025-09-12T14:01:00Z" w16du:dateUtc="2025-09-12T12:01:00Z">
            <w:rPr>
              <w:rFonts w:ascii="Arial" w:hAnsi="Arial" w:cs="Arial"/>
              <w:color w:val="000000" w:themeColor="text1"/>
              <w:sz w:val="22"/>
              <w:szCs w:val="22"/>
              <w:u w:val="single"/>
            </w:rPr>
          </w:rPrChange>
        </w:rPr>
        <w:t>Kayar</w:t>
      </w:r>
      <w:r w:rsidR="00DA427D" w:rsidRPr="00234F97">
        <w:rPr>
          <w:rFonts w:ascii="Arial" w:hAnsi="Arial" w:cs="Arial"/>
          <w:color w:val="000000" w:themeColor="text1"/>
          <w:sz w:val="22"/>
          <w:szCs w:val="22"/>
          <w:vertAlign w:val="superscript"/>
          <w:lang w:val="en-GB"/>
          <w:rPrChange w:id="28" w:author="Johannes Zauner" w:date="2025-09-12T14:01:00Z" w16du:dateUtc="2025-09-12T12:01:00Z">
            <w:rPr>
              <w:rFonts w:ascii="Arial" w:hAnsi="Arial" w:cs="Arial"/>
              <w:color w:val="000000" w:themeColor="text1"/>
              <w:sz w:val="22"/>
              <w:szCs w:val="22"/>
              <w:vertAlign w:val="superscript"/>
            </w:rPr>
          </w:rPrChange>
        </w:rPr>
        <w:t>1</w:t>
      </w:r>
    </w:p>
    <w:p w14:paraId="4D890CBA" w14:textId="78A72F10" w:rsidR="00EC673E" w:rsidRPr="00234F97" w:rsidRDefault="00EC673E" w:rsidP="0011244B">
      <w:pPr>
        <w:spacing w:line="276" w:lineRule="auto"/>
        <w:jc w:val="both"/>
        <w:rPr>
          <w:rFonts w:ascii="Arial" w:hAnsi="Arial" w:cs="Arial"/>
          <w:color w:val="000000" w:themeColor="text1"/>
          <w:sz w:val="22"/>
          <w:szCs w:val="22"/>
          <w:lang w:val="en-GB"/>
          <w:rPrChange w:id="2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0" w:author="Johannes Zauner" w:date="2025-09-12T14:01:00Z" w16du:dateUtc="2025-09-12T12:01:00Z">
            <w:rPr>
              <w:rFonts w:ascii="Arial" w:hAnsi="Arial" w:cs="Arial"/>
              <w:color w:val="000000" w:themeColor="text1"/>
              <w:sz w:val="22"/>
              <w:szCs w:val="22"/>
            </w:rPr>
          </w:rPrChange>
        </w:rPr>
        <w:t xml:space="preserve">Johannes </w:t>
      </w:r>
      <w:r w:rsidRPr="00234F97">
        <w:rPr>
          <w:rFonts w:ascii="Arial" w:hAnsi="Arial" w:cs="Arial"/>
          <w:color w:val="000000" w:themeColor="text1"/>
          <w:sz w:val="22"/>
          <w:szCs w:val="22"/>
          <w:u w:val="single"/>
          <w:lang w:val="en-GB"/>
          <w:rPrChange w:id="31" w:author="Johannes Zauner" w:date="2025-09-12T14:01:00Z" w16du:dateUtc="2025-09-12T12:01:00Z">
            <w:rPr>
              <w:rFonts w:ascii="Arial" w:hAnsi="Arial" w:cs="Arial"/>
              <w:color w:val="000000" w:themeColor="text1"/>
              <w:sz w:val="22"/>
              <w:szCs w:val="22"/>
              <w:u w:val="single"/>
            </w:rPr>
          </w:rPrChange>
        </w:rPr>
        <w:t>Zauner</w:t>
      </w:r>
      <w:r w:rsidRPr="00234F97">
        <w:rPr>
          <w:rFonts w:ascii="Arial" w:hAnsi="Arial" w:cs="Arial"/>
          <w:color w:val="000000" w:themeColor="text1"/>
          <w:sz w:val="22"/>
          <w:szCs w:val="22"/>
          <w:vertAlign w:val="superscript"/>
          <w:lang w:val="en-GB"/>
          <w:rPrChange w:id="32" w:author="Johannes Zauner" w:date="2025-09-12T14:01:00Z" w16du:dateUtc="2025-09-12T12:01:00Z">
            <w:rPr>
              <w:rFonts w:ascii="Arial" w:hAnsi="Arial" w:cs="Arial"/>
              <w:color w:val="000000" w:themeColor="text1"/>
              <w:sz w:val="22"/>
              <w:szCs w:val="22"/>
              <w:vertAlign w:val="superscript"/>
            </w:rPr>
          </w:rPrChange>
        </w:rPr>
        <w:t>2,3</w:t>
      </w:r>
      <w:r w:rsidR="003F2DC1" w:rsidRPr="00234F97">
        <w:rPr>
          <w:rFonts w:ascii="Arial" w:hAnsi="Arial" w:cs="Arial"/>
          <w:color w:val="000000" w:themeColor="text1"/>
          <w:sz w:val="22"/>
          <w:szCs w:val="22"/>
          <w:vertAlign w:val="superscript"/>
          <w:lang w:val="en-GB"/>
          <w:rPrChange w:id="33" w:author="Johannes Zauner" w:date="2025-09-12T14:01:00Z" w16du:dateUtc="2025-09-12T12:01:00Z">
            <w:rPr>
              <w:rFonts w:ascii="Arial" w:hAnsi="Arial" w:cs="Arial"/>
              <w:color w:val="000000" w:themeColor="text1"/>
              <w:sz w:val="22"/>
              <w:szCs w:val="22"/>
              <w:vertAlign w:val="superscript"/>
            </w:rPr>
          </w:rPrChange>
        </w:rPr>
        <w:t>,</w:t>
      </w:r>
      <w:r w:rsidRPr="00234F97">
        <w:rPr>
          <w:rFonts w:ascii="Arial" w:hAnsi="Arial" w:cs="Arial"/>
          <w:color w:val="000000" w:themeColor="text1"/>
          <w:sz w:val="22"/>
          <w:szCs w:val="22"/>
          <w:vertAlign w:val="superscript"/>
          <w:lang w:val="en-GB"/>
          <w:rPrChange w:id="34" w:author="Johannes Zauner" w:date="2025-09-12T14:01:00Z" w16du:dateUtc="2025-09-12T12:01:00Z">
            <w:rPr>
              <w:rFonts w:ascii="Arial" w:hAnsi="Arial" w:cs="Arial"/>
              <w:color w:val="000000" w:themeColor="text1"/>
              <w:sz w:val="22"/>
              <w:szCs w:val="22"/>
              <w:vertAlign w:val="superscript"/>
            </w:rPr>
          </w:rPrChange>
        </w:rPr>
        <w:t xml:space="preserve"> </w:t>
      </w:r>
      <w:r w:rsidR="00BD592A" w:rsidRPr="00234F97">
        <w:rPr>
          <w:rFonts w:ascii="Arial" w:hAnsi="Arial" w:cs="Arial"/>
          <w:color w:val="000000" w:themeColor="text1"/>
          <w:sz w:val="22"/>
          <w:szCs w:val="22"/>
          <w:vertAlign w:val="superscript"/>
          <w:lang w:val="en-GB"/>
          <w:rPrChange w:id="35" w:author="Johannes Zauner" w:date="2025-09-12T14:01:00Z" w16du:dateUtc="2025-09-12T12:01:00Z">
            <w:rPr>
              <w:rFonts w:ascii="Arial" w:hAnsi="Arial" w:cs="Arial"/>
              <w:color w:val="000000" w:themeColor="text1"/>
              <w:sz w:val="22"/>
              <w:szCs w:val="22"/>
              <w:vertAlign w:val="superscript"/>
            </w:rPr>
          </w:rPrChange>
        </w:rPr>
        <w:t>[0000-0003-2171-4566]</w:t>
      </w:r>
    </w:p>
    <w:p w14:paraId="58CFF7B4" w14:textId="72086879" w:rsidR="00EC673E" w:rsidRPr="00234F97" w:rsidRDefault="00EC673E" w:rsidP="0011244B">
      <w:pPr>
        <w:spacing w:line="276" w:lineRule="auto"/>
        <w:jc w:val="both"/>
        <w:rPr>
          <w:rFonts w:ascii="Arial" w:hAnsi="Arial" w:cs="Arial"/>
          <w:color w:val="000000" w:themeColor="text1"/>
          <w:sz w:val="22"/>
          <w:szCs w:val="22"/>
          <w:lang w:val="en-GB"/>
          <w:rPrChange w:id="3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7" w:author="Johannes Zauner" w:date="2025-09-12T14:01:00Z" w16du:dateUtc="2025-09-12T12:01:00Z">
            <w:rPr>
              <w:rFonts w:ascii="Arial" w:hAnsi="Arial" w:cs="Arial"/>
              <w:color w:val="000000" w:themeColor="text1"/>
              <w:sz w:val="22"/>
              <w:szCs w:val="22"/>
            </w:rPr>
          </w:rPrChange>
        </w:rPr>
        <w:t xml:space="preserve">Manuel </w:t>
      </w:r>
      <w:r w:rsidRPr="00234F97">
        <w:rPr>
          <w:rFonts w:ascii="Arial" w:hAnsi="Arial" w:cs="Arial"/>
          <w:color w:val="000000" w:themeColor="text1"/>
          <w:sz w:val="22"/>
          <w:szCs w:val="22"/>
          <w:u w:val="single"/>
          <w:lang w:val="en-GB"/>
          <w:rPrChange w:id="38" w:author="Johannes Zauner" w:date="2025-09-12T14:01:00Z" w16du:dateUtc="2025-09-12T12:01:00Z">
            <w:rPr>
              <w:rFonts w:ascii="Arial" w:hAnsi="Arial" w:cs="Arial"/>
              <w:color w:val="000000" w:themeColor="text1"/>
              <w:sz w:val="22"/>
              <w:szCs w:val="22"/>
              <w:u w:val="single"/>
            </w:rPr>
          </w:rPrChange>
        </w:rPr>
        <w:t>Spitschan</w:t>
      </w:r>
      <w:r w:rsidRPr="00234F97">
        <w:rPr>
          <w:rFonts w:ascii="Arial" w:hAnsi="Arial" w:cs="Arial"/>
          <w:color w:val="000000" w:themeColor="text1"/>
          <w:sz w:val="22"/>
          <w:szCs w:val="22"/>
          <w:vertAlign w:val="superscript"/>
          <w:lang w:val="en-GB"/>
          <w:rPrChange w:id="39" w:author="Johannes Zauner" w:date="2025-09-12T14:01:00Z" w16du:dateUtc="2025-09-12T12:01:00Z">
            <w:rPr>
              <w:rFonts w:ascii="Arial" w:hAnsi="Arial" w:cs="Arial"/>
              <w:color w:val="000000" w:themeColor="text1"/>
              <w:sz w:val="22"/>
              <w:szCs w:val="22"/>
              <w:vertAlign w:val="superscript"/>
            </w:rPr>
          </w:rPrChange>
        </w:rPr>
        <w:t>2,3,4,5, [</w:t>
      </w:r>
      <w:r w:rsidR="00BD592A" w:rsidRPr="00234F97">
        <w:rPr>
          <w:rFonts w:ascii="Arial" w:hAnsi="Arial" w:cs="Arial"/>
          <w:color w:val="000000" w:themeColor="text1"/>
          <w:sz w:val="22"/>
          <w:szCs w:val="22"/>
          <w:vertAlign w:val="superscript"/>
          <w:lang w:val="en-GB"/>
          <w:rPrChange w:id="40" w:author="Johannes Zauner" w:date="2025-09-12T14:01:00Z" w16du:dateUtc="2025-09-12T12:01:00Z">
            <w:rPr>
              <w:rFonts w:ascii="Arial" w:hAnsi="Arial" w:cs="Arial"/>
              <w:color w:val="000000" w:themeColor="text1"/>
              <w:sz w:val="22"/>
              <w:szCs w:val="22"/>
              <w:vertAlign w:val="superscript"/>
            </w:rPr>
          </w:rPrChange>
        </w:rPr>
        <w:t>0000-0002-8572-9268</w:t>
      </w:r>
      <w:r w:rsidRPr="00234F97">
        <w:rPr>
          <w:rFonts w:ascii="Arial" w:hAnsi="Arial" w:cs="Arial"/>
          <w:color w:val="000000" w:themeColor="text1"/>
          <w:sz w:val="22"/>
          <w:szCs w:val="22"/>
          <w:vertAlign w:val="superscript"/>
          <w:lang w:val="en-GB"/>
          <w:rPrChange w:id="41" w:author="Johannes Zauner" w:date="2025-09-12T14:01:00Z" w16du:dateUtc="2025-09-12T12:01:00Z">
            <w:rPr>
              <w:rFonts w:ascii="Arial" w:hAnsi="Arial" w:cs="Arial"/>
              <w:color w:val="000000" w:themeColor="text1"/>
              <w:sz w:val="22"/>
              <w:szCs w:val="22"/>
              <w:vertAlign w:val="superscript"/>
            </w:rPr>
          </w:rPrChange>
        </w:rPr>
        <w:t>]</w:t>
      </w:r>
      <w:r w:rsidR="00BD592A" w:rsidRPr="00234F97">
        <w:rPr>
          <w:rFonts w:ascii="Arial" w:hAnsi="Arial" w:cs="Arial"/>
          <w:color w:val="000000" w:themeColor="text1"/>
          <w:sz w:val="22"/>
          <w:szCs w:val="22"/>
          <w:vertAlign w:val="superscript"/>
          <w:lang w:val="en-GB"/>
          <w:rPrChange w:id="42" w:author="Johannes Zauner" w:date="2025-09-12T14:01:00Z" w16du:dateUtc="2025-09-12T12:01:00Z">
            <w:rPr>
              <w:rFonts w:ascii="Arial" w:hAnsi="Arial" w:cs="Arial"/>
              <w:color w:val="000000" w:themeColor="text1"/>
              <w:sz w:val="22"/>
              <w:szCs w:val="22"/>
              <w:vertAlign w:val="superscript"/>
            </w:rPr>
          </w:rPrChange>
        </w:rPr>
        <w:t>, *</w:t>
      </w:r>
    </w:p>
    <w:p w14:paraId="78EA55B4" w14:textId="719FBF7A" w:rsidR="0083540B" w:rsidRPr="00234F97" w:rsidRDefault="002837E7" w:rsidP="0011244B">
      <w:pPr>
        <w:spacing w:line="276" w:lineRule="auto"/>
        <w:jc w:val="both"/>
        <w:rPr>
          <w:rFonts w:ascii="Arial" w:hAnsi="Arial" w:cs="Arial"/>
          <w:color w:val="000000" w:themeColor="text1"/>
          <w:sz w:val="22"/>
          <w:szCs w:val="22"/>
          <w:u w:val="single"/>
          <w:vertAlign w:val="superscript"/>
          <w:lang w:val="en-GB"/>
          <w:rPrChange w:id="43" w:author="Johannes Zauner" w:date="2025-09-12T14:01:00Z" w16du:dateUtc="2025-09-12T12:01:00Z">
            <w:rPr>
              <w:rFonts w:ascii="Arial" w:hAnsi="Arial" w:cs="Arial"/>
              <w:color w:val="000000" w:themeColor="text1"/>
              <w:sz w:val="22"/>
              <w:szCs w:val="22"/>
              <w:u w:val="single"/>
              <w:vertAlign w:val="superscript"/>
            </w:rPr>
          </w:rPrChange>
        </w:rPr>
      </w:pPr>
      <w:proofErr w:type="spellStart"/>
      <w:r w:rsidRPr="00234F97">
        <w:rPr>
          <w:rFonts w:ascii="Arial" w:hAnsi="Arial" w:cs="Arial"/>
          <w:color w:val="000000" w:themeColor="text1"/>
          <w:sz w:val="22"/>
          <w:szCs w:val="22"/>
          <w:lang w:val="en-GB"/>
          <w:rPrChange w:id="44" w:author="Johannes Zauner" w:date="2025-09-12T14:01:00Z" w16du:dateUtc="2025-09-12T12:01:00Z">
            <w:rPr>
              <w:rFonts w:ascii="Arial" w:hAnsi="Arial" w:cs="Arial"/>
              <w:color w:val="000000" w:themeColor="text1"/>
              <w:sz w:val="22"/>
              <w:szCs w:val="22"/>
            </w:rPr>
          </w:rPrChange>
        </w:rPr>
        <w:t>Altug</w:t>
      </w:r>
      <w:proofErr w:type="spellEnd"/>
      <w:r w:rsidR="007D3F66" w:rsidRPr="00234F97">
        <w:rPr>
          <w:rFonts w:ascii="Arial" w:hAnsi="Arial" w:cs="Arial"/>
          <w:color w:val="000000" w:themeColor="text1"/>
          <w:sz w:val="22"/>
          <w:szCs w:val="22"/>
          <w:lang w:val="en-GB"/>
          <w:rPrChange w:id="45"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u w:val="single"/>
          <w:lang w:val="en-GB"/>
          <w:rPrChange w:id="46" w:author="Johannes Zauner" w:date="2025-09-12T14:01:00Z" w16du:dateUtc="2025-09-12T12:01:00Z">
            <w:rPr>
              <w:rFonts w:ascii="Arial" w:hAnsi="Arial" w:cs="Arial"/>
              <w:color w:val="000000" w:themeColor="text1"/>
              <w:sz w:val="22"/>
              <w:szCs w:val="22"/>
              <w:u w:val="single"/>
            </w:rPr>
          </w:rPrChange>
        </w:rPr>
        <w:t>Didikoglu</w:t>
      </w:r>
      <w:r w:rsidR="007D3F66" w:rsidRPr="00234F97">
        <w:rPr>
          <w:rFonts w:ascii="Arial" w:hAnsi="Arial" w:cs="Arial"/>
          <w:color w:val="000000" w:themeColor="text1"/>
          <w:sz w:val="22"/>
          <w:szCs w:val="22"/>
          <w:vertAlign w:val="superscript"/>
          <w:lang w:val="en-GB"/>
          <w:rPrChange w:id="47" w:author="Johannes Zauner" w:date="2025-09-12T14:01:00Z" w16du:dateUtc="2025-09-12T12:01:00Z">
            <w:rPr>
              <w:rFonts w:ascii="Arial" w:hAnsi="Arial" w:cs="Arial"/>
              <w:color w:val="000000" w:themeColor="text1"/>
              <w:sz w:val="22"/>
              <w:szCs w:val="22"/>
              <w:vertAlign w:val="superscript"/>
            </w:rPr>
          </w:rPrChange>
        </w:rPr>
        <w:t>1</w:t>
      </w:r>
      <w:r w:rsidRPr="00234F97">
        <w:rPr>
          <w:rFonts w:ascii="Arial" w:hAnsi="Arial" w:cs="Arial"/>
          <w:color w:val="000000" w:themeColor="text1"/>
          <w:sz w:val="22"/>
          <w:szCs w:val="22"/>
          <w:vertAlign w:val="superscript"/>
          <w:lang w:val="en-GB"/>
          <w:rPrChange w:id="48" w:author="Johannes Zauner" w:date="2025-09-12T14:01:00Z" w16du:dateUtc="2025-09-12T12:01:00Z">
            <w:rPr>
              <w:rFonts w:ascii="Arial" w:hAnsi="Arial" w:cs="Arial"/>
              <w:color w:val="000000" w:themeColor="text1"/>
              <w:sz w:val="22"/>
              <w:szCs w:val="22"/>
              <w:vertAlign w:val="superscript"/>
            </w:rPr>
          </w:rPrChange>
        </w:rPr>
        <w:t>,</w:t>
      </w:r>
      <w:r w:rsidR="001C048D" w:rsidRPr="00234F97">
        <w:rPr>
          <w:rFonts w:ascii="Arial" w:hAnsi="Arial" w:cs="Arial"/>
          <w:color w:val="000000" w:themeColor="text1"/>
          <w:sz w:val="22"/>
          <w:szCs w:val="22"/>
          <w:vertAlign w:val="superscript"/>
          <w:lang w:val="en-GB"/>
          <w:rPrChange w:id="49" w:author="Johannes Zauner" w:date="2025-09-12T14:01:00Z" w16du:dateUtc="2025-09-12T12:01:00Z">
            <w:rPr>
              <w:rFonts w:ascii="Arial" w:hAnsi="Arial" w:cs="Arial"/>
              <w:color w:val="000000" w:themeColor="text1"/>
              <w:sz w:val="22"/>
              <w:szCs w:val="22"/>
              <w:vertAlign w:val="superscript"/>
            </w:rPr>
          </w:rPrChange>
        </w:rPr>
        <w:t>6,</w:t>
      </w:r>
      <w:r w:rsidR="00F73617" w:rsidRPr="00234F97">
        <w:rPr>
          <w:rFonts w:ascii="Arial" w:hAnsi="Arial" w:cs="Arial"/>
          <w:color w:val="000000" w:themeColor="text1"/>
          <w:sz w:val="22"/>
          <w:szCs w:val="22"/>
          <w:vertAlign w:val="superscript"/>
          <w:lang w:val="en-GB"/>
          <w:rPrChange w:id="50" w:author="Johannes Zauner" w:date="2025-09-12T14:01:00Z" w16du:dateUtc="2025-09-12T12:01:00Z">
            <w:rPr>
              <w:rFonts w:ascii="Arial" w:hAnsi="Arial" w:cs="Arial"/>
              <w:color w:val="000000" w:themeColor="text1"/>
              <w:sz w:val="22"/>
              <w:szCs w:val="22"/>
              <w:vertAlign w:val="superscript"/>
            </w:rPr>
          </w:rPrChange>
        </w:rPr>
        <w:t xml:space="preserve"> [</w:t>
      </w:r>
      <w:r w:rsidR="001C048D" w:rsidRPr="00234F97">
        <w:rPr>
          <w:rFonts w:ascii="Arial" w:hAnsi="Arial" w:cs="Arial"/>
          <w:color w:val="000000" w:themeColor="text1"/>
          <w:sz w:val="22"/>
          <w:szCs w:val="22"/>
          <w:vertAlign w:val="superscript"/>
          <w:lang w:val="en-GB"/>
          <w:rPrChange w:id="51" w:author="Johannes Zauner" w:date="2025-09-12T14:01:00Z" w16du:dateUtc="2025-09-12T12:01:00Z">
            <w:rPr>
              <w:rFonts w:ascii="Arial" w:hAnsi="Arial" w:cs="Arial"/>
              <w:color w:val="000000" w:themeColor="text1"/>
              <w:sz w:val="22"/>
              <w:szCs w:val="22"/>
              <w:vertAlign w:val="superscript"/>
            </w:rPr>
          </w:rPrChange>
        </w:rPr>
        <w:t>0000-0002-5582-6956</w:t>
      </w:r>
      <w:r w:rsidR="00F73617" w:rsidRPr="00234F97">
        <w:rPr>
          <w:rFonts w:ascii="Arial" w:hAnsi="Arial" w:cs="Arial"/>
          <w:color w:val="000000" w:themeColor="text1"/>
          <w:sz w:val="22"/>
          <w:szCs w:val="22"/>
          <w:vertAlign w:val="superscript"/>
          <w:lang w:val="en-GB"/>
          <w:rPrChange w:id="52" w:author="Johannes Zauner" w:date="2025-09-12T14:01:00Z" w16du:dateUtc="2025-09-12T12:01:00Z">
            <w:rPr>
              <w:rFonts w:ascii="Arial" w:hAnsi="Arial" w:cs="Arial"/>
              <w:color w:val="000000" w:themeColor="text1"/>
              <w:sz w:val="22"/>
              <w:szCs w:val="22"/>
              <w:vertAlign w:val="superscript"/>
            </w:rPr>
          </w:rPrChange>
        </w:rPr>
        <w:t>]</w:t>
      </w:r>
      <w:r w:rsidR="001C048D" w:rsidRPr="00234F97">
        <w:rPr>
          <w:rFonts w:ascii="Arial" w:hAnsi="Arial" w:cs="Arial"/>
          <w:color w:val="000000" w:themeColor="text1"/>
          <w:sz w:val="22"/>
          <w:szCs w:val="22"/>
          <w:vertAlign w:val="superscript"/>
          <w:lang w:val="en-GB"/>
          <w:rPrChange w:id="53" w:author="Johannes Zauner" w:date="2025-09-12T14:01:00Z" w16du:dateUtc="2025-09-12T12:01:00Z">
            <w:rPr>
              <w:rFonts w:ascii="Arial" w:hAnsi="Arial" w:cs="Arial"/>
              <w:color w:val="000000" w:themeColor="text1"/>
              <w:sz w:val="22"/>
              <w:szCs w:val="22"/>
              <w:vertAlign w:val="superscript"/>
            </w:rPr>
          </w:rPrChange>
        </w:rPr>
        <w:t>,</w:t>
      </w:r>
      <w:r w:rsidR="00EC673E" w:rsidRPr="00234F97">
        <w:rPr>
          <w:rFonts w:ascii="Arial" w:hAnsi="Arial" w:cs="Arial"/>
          <w:color w:val="000000" w:themeColor="text1"/>
          <w:sz w:val="22"/>
          <w:szCs w:val="22"/>
          <w:vertAlign w:val="superscript"/>
          <w:lang w:val="en-GB"/>
          <w:rPrChange w:id="54" w:author="Johannes Zauner" w:date="2025-09-12T14:01:00Z" w16du:dateUtc="2025-09-12T12:01:00Z">
            <w:rPr>
              <w:rFonts w:ascii="Arial" w:hAnsi="Arial" w:cs="Arial"/>
              <w:color w:val="000000" w:themeColor="text1"/>
              <w:sz w:val="22"/>
              <w:szCs w:val="22"/>
              <w:vertAlign w:val="superscript"/>
            </w:rPr>
          </w:rPrChange>
        </w:rPr>
        <w:t xml:space="preserve"> </w:t>
      </w:r>
      <w:r w:rsidR="007A11A2" w:rsidRPr="00234F97">
        <w:rPr>
          <w:rFonts w:ascii="Arial" w:hAnsi="Arial" w:cs="Arial"/>
          <w:color w:val="000000" w:themeColor="text1"/>
          <w:sz w:val="22"/>
          <w:szCs w:val="22"/>
          <w:vertAlign w:val="superscript"/>
          <w:lang w:val="en-GB"/>
          <w:rPrChange w:id="55" w:author="Johannes Zauner" w:date="2025-09-12T14:01:00Z" w16du:dateUtc="2025-09-12T12:01:00Z">
            <w:rPr>
              <w:rFonts w:ascii="Arial" w:hAnsi="Arial" w:cs="Arial"/>
              <w:color w:val="000000" w:themeColor="text1"/>
              <w:sz w:val="22"/>
              <w:szCs w:val="22"/>
              <w:vertAlign w:val="superscript"/>
            </w:rPr>
          </w:rPrChange>
        </w:rPr>
        <w:t>*</w:t>
      </w:r>
      <w:r w:rsidR="007D3F66" w:rsidRPr="00234F97">
        <w:rPr>
          <w:rFonts w:ascii="Arial" w:hAnsi="Arial" w:cs="Arial"/>
          <w:color w:val="000000" w:themeColor="text1"/>
          <w:sz w:val="22"/>
          <w:szCs w:val="22"/>
          <w:lang w:val="en-GB"/>
          <w:rPrChange w:id="56" w:author="Johannes Zauner" w:date="2025-09-12T14:01:00Z" w16du:dateUtc="2025-09-12T12:01:00Z">
            <w:rPr>
              <w:rFonts w:ascii="Arial" w:hAnsi="Arial" w:cs="Arial"/>
              <w:color w:val="000000" w:themeColor="text1"/>
              <w:sz w:val="22"/>
              <w:szCs w:val="22"/>
            </w:rPr>
          </w:rPrChange>
        </w:rPr>
        <w:t xml:space="preserve"> </w:t>
      </w:r>
    </w:p>
    <w:p w14:paraId="1DB478EC" w14:textId="77777777" w:rsidR="00EE1804" w:rsidRPr="00234F97" w:rsidRDefault="00EE1804" w:rsidP="0011244B">
      <w:pPr>
        <w:spacing w:line="276" w:lineRule="auto"/>
        <w:jc w:val="both"/>
        <w:rPr>
          <w:rFonts w:ascii="Arial" w:hAnsi="Arial" w:cs="Arial"/>
          <w:color w:val="000000" w:themeColor="text1"/>
          <w:sz w:val="22"/>
          <w:szCs w:val="22"/>
          <w:lang w:val="en-GB"/>
          <w:rPrChange w:id="57" w:author="Johannes Zauner" w:date="2025-09-12T14:01:00Z" w16du:dateUtc="2025-09-12T12:01:00Z">
            <w:rPr>
              <w:rFonts w:ascii="Arial" w:hAnsi="Arial" w:cs="Arial"/>
              <w:color w:val="000000" w:themeColor="text1"/>
              <w:sz w:val="22"/>
              <w:szCs w:val="22"/>
            </w:rPr>
          </w:rPrChange>
        </w:rPr>
      </w:pPr>
    </w:p>
    <w:p w14:paraId="2464861F" w14:textId="513CE06E" w:rsidR="007D3F66" w:rsidRPr="00234F97" w:rsidRDefault="007D3F66" w:rsidP="0011244B">
      <w:pPr>
        <w:spacing w:line="276" w:lineRule="auto"/>
        <w:jc w:val="both"/>
        <w:rPr>
          <w:rFonts w:ascii="Arial" w:hAnsi="Arial" w:cs="Arial"/>
          <w:color w:val="000000" w:themeColor="text1"/>
          <w:sz w:val="21"/>
          <w:szCs w:val="21"/>
          <w:lang w:val="en-GB"/>
          <w:rPrChange w:id="58"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59" w:author="Johannes Zauner" w:date="2025-09-12T14:01:00Z" w16du:dateUtc="2025-09-12T12:01:00Z">
            <w:rPr>
              <w:rFonts w:ascii="Arial" w:hAnsi="Arial" w:cs="Arial"/>
              <w:color w:val="000000" w:themeColor="text1"/>
              <w:sz w:val="21"/>
              <w:szCs w:val="21"/>
              <w:vertAlign w:val="superscript"/>
            </w:rPr>
          </w:rPrChange>
        </w:rPr>
        <w:t>1</w:t>
      </w:r>
      <w:r w:rsidR="00BD592A" w:rsidRPr="00234F97">
        <w:rPr>
          <w:rFonts w:ascii="Arial" w:hAnsi="Arial" w:cs="Arial"/>
          <w:color w:val="000000" w:themeColor="text1"/>
          <w:sz w:val="21"/>
          <w:szCs w:val="21"/>
          <w:vertAlign w:val="superscript"/>
          <w:lang w:val="en-GB"/>
          <w:rPrChange w:id="60" w:author="Johannes Zauner" w:date="2025-09-12T14:01:00Z" w16du:dateUtc="2025-09-12T12:01:00Z">
            <w:rPr>
              <w:rFonts w:ascii="Arial" w:hAnsi="Arial" w:cs="Arial"/>
              <w:color w:val="000000" w:themeColor="text1"/>
              <w:sz w:val="21"/>
              <w:szCs w:val="21"/>
              <w:vertAlign w:val="superscript"/>
            </w:rPr>
          </w:rPrChange>
        </w:rPr>
        <w:t xml:space="preserve"> </w:t>
      </w:r>
      <w:r w:rsidR="002837E7" w:rsidRPr="00234F97">
        <w:rPr>
          <w:rFonts w:ascii="Arial" w:hAnsi="Arial" w:cs="Arial"/>
          <w:color w:val="000000" w:themeColor="text1"/>
          <w:sz w:val="21"/>
          <w:szCs w:val="21"/>
          <w:lang w:val="en-GB"/>
          <w:rPrChange w:id="61" w:author="Johannes Zauner" w:date="2025-09-12T14:01:00Z" w16du:dateUtc="2025-09-12T12:01:00Z">
            <w:rPr>
              <w:rFonts w:ascii="Arial" w:hAnsi="Arial" w:cs="Arial"/>
              <w:color w:val="000000" w:themeColor="text1"/>
              <w:sz w:val="21"/>
              <w:szCs w:val="21"/>
            </w:rPr>
          </w:rPrChange>
        </w:rPr>
        <w:t xml:space="preserve">Department of Neuroscience, Izmir Institute of Technology, </w:t>
      </w:r>
      <w:proofErr w:type="spellStart"/>
      <w:r w:rsidR="002837E7" w:rsidRPr="00234F97">
        <w:rPr>
          <w:rFonts w:ascii="Arial" w:hAnsi="Arial" w:cs="Arial"/>
          <w:color w:val="000000" w:themeColor="text1"/>
          <w:sz w:val="21"/>
          <w:szCs w:val="21"/>
          <w:lang w:val="en-GB"/>
          <w:rPrChange w:id="62" w:author="Johannes Zauner" w:date="2025-09-12T14:01:00Z" w16du:dateUtc="2025-09-12T12:01:00Z">
            <w:rPr>
              <w:rFonts w:ascii="Arial" w:hAnsi="Arial" w:cs="Arial"/>
              <w:color w:val="000000" w:themeColor="text1"/>
              <w:sz w:val="21"/>
              <w:szCs w:val="21"/>
            </w:rPr>
          </w:rPrChange>
        </w:rPr>
        <w:t>Gulbahce</w:t>
      </w:r>
      <w:proofErr w:type="spellEnd"/>
      <w:r w:rsidR="002837E7" w:rsidRPr="00234F97">
        <w:rPr>
          <w:rFonts w:ascii="Arial" w:hAnsi="Arial" w:cs="Arial"/>
          <w:color w:val="000000" w:themeColor="text1"/>
          <w:sz w:val="21"/>
          <w:szCs w:val="21"/>
          <w:lang w:val="en-GB"/>
          <w:rPrChange w:id="63" w:author="Johannes Zauner" w:date="2025-09-12T14:01:00Z" w16du:dateUtc="2025-09-12T12:01:00Z">
            <w:rPr>
              <w:rFonts w:ascii="Arial" w:hAnsi="Arial" w:cs="Arial"/>
              <w:color w:val="000000" w:themeColor="text1"/>
              <w:sz w:val="21"/>
              <w:szCs w:val="21"/>
            </w:rPr>
          </w:rPrChange>
        </w:rPr>
        <w:t xml:space="preserve">, 35430 </w:t>
      </w:r>
      <w:proofErr w:type="spellStart"/>
      <w:r w:rsidR="002837E7" w:rsidRPr="00234F97">
        <w:rPr>
          <w:rFonts w:ascii="Arial" w:hAnsi="Arial" w:cs="Arial"/>
          <w:color w:val="000000" w:themeColor="text1"/>
          <w:sz w:val="21"/>
          <w:szCs w:val="21"/>
          <w:lang w:val="en-GB"/>
          <w:rPrChange w:id="64" w:author="Johannes Zauner" w:date="2025-09-12T14:01:00Z" w16du:dateUtc="2025-09-12T12:01:00Z">
            <w:rPr>
              <w:rFonts w:ascii="Arial" w:hAnsi="Arial" w:cs="Arial"/>
              <w:color w:val="000000" w:themeColor="text1"/>
              <w:sz w:val="21"/>
              <w:szCs w:val="21"/>
            </w:rPr>
          </w:rPrChange>
        </w:rPr>
        <w:t>Urla</w:t>
      </w:r>
      <w:proofErr w:type="spellEnd"/>
      <w:r w:rsidR="002837E7" w:rsidRPr="00234F97">
        <w:rPr>
          <w:rFonts w:ascii="Arial" w:hAnsi="Arial" w:cs="Arial"/>
          <w:color w:val="000000" w:themeColor="text1"/>
          <w:sz w:val="21"/>
          <w:szCs w:val="21"/>
          <w:lang w:val="en-GB"/>
          <w:rPrChange w:id="65" w:author="Johannes Zauner" w:date="2025-09-12T14:01:00Z" w16du:dateUtc="2025-09-12T12:01:00Z">
            <w:rPr>
              <w:rFonts w:ascii="Arial" w:hAnsi="Arial" w:cs="Arial"/>
              <w:color w:val="000000" w:themeColor="text1"/>
              <w:sz w:val="21"/>
              <w:szCs w:val="21"/>
            </w:rPr>
          </w:rPrChange>
        </w:rPr>
        <w:t xml:space="preserve">, Izmir, </w:t>
      </w:r>
      <w:r w:rsidR="001C048D" w:rsidRPr="00234F97">
        <w:rPr>
          <w:rFonts w:ascii="Arial" w:hAnsi="Arial" w:cs="Arial"/>
          <w:color w:val="000000" w:themeColor="text1"/>
          <w:sz w:val="21"/>
          <w:szCs w:val="21"/>
          <w:lang w:val="en-GB"/>
          <w:rPrChange w:id="66" w:author="Johannes Zauner" w:date="2025-09-12T14:01:00Z" w16du:dateUtc="2025-09-12T12:01:00Z">
            <w:rPr>
              <w:rFonts w:ascii="Arial" w:hAnsi="Arial" w:cs="Arial"/>
              <w:color w:val="000000" w:themeColor="text1"/>
              <w:sz w:val="21"/>
              <w:szCs w:val="21"/>
            </w:rPr>
          </w:rPrChange>
        </w:rPr>
        <w:t>Türkiye</w:t>
      </w:r>
    </w:p>
    <w:p w14:paraId="1330956A" w14:textId="468A27FB" w:rsidR="007D3F66" w:rsidRPr="00234F97" w:rsidRDefault="006B1EAC" w:rsidP="0011244B">
      <w:pPr>
        <w:spacing w:line="276" w:lineRule="auto"/>
        <w:jc w:val="both"/>
        <w:rPr>
          <w:rFonts w:ascii="Arial" w:hAnsi="Arial" w:cs="Arial"/>
          <w:color w:val="000000" w:themeColor="text1"/>
          <w:sz w:val="21"/>
          <w:szCs w:val="21"/>
          <w:lang w:val="en-GB"/>
          <w:rPrChange w:id="67"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68" w:author="Johannes Zauner" w:date="2025-09-12T14:01:00Z" w16du:dateUtc="2025-09-12T12:01:00Z">
            <w:rPr>
              <w:rFonts w:ascii="Arial" w:hAnsi="Arial" w:cs="Arial"/>
              <w:color w:val="000000" w:themeColor="text1"/>
              <w:sz w:val="21"/>
              <w:szCs w:val="21"/>
              <w:vertAlign w:val="superscript"/>
            </w:rPr>
          </w:rPrChange>
        </w:rPr>
        <w:t>2</w:t>
      </w:r>
      <w:r w:rsidR="00BD592A" w:rsidRPr="00234F97">
        <w:rPr>
          <w:rFonts w:ascii="Arial" w:hAnsi="Arial" w:cs="Arial"/>
          <w:color w:val="000000" w:themeColor="text1"/>
          <w:sz w:val="21"/>
          <w:szCs w:val="21"/>
          <w:vertAlign w:val="superscript"/>
          <w:lang w:val="en-GB"/>
          <w:rPrChange w:id="69"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70" w:author="Johannes Zauner" w:date="2025-09-12T14:01:00Z" w16du:dateUtc="2025-09-12T12:01:00Z">
            <w:rPr>
              <w:rFonts w:ascii="Arial" w:hAnsi="Arial" w:cs="Arial"/>
              <w:color w:val="000000" w:themeColor="text1"/>
              <w:sz w:val="21"/>
              <w:szCs w:val="21"/>
            </w:rPr>
          </w:rPrChange>
        </w:rPr>
        <w:t>Translational Sensory &amp; Circadian Neuroscience, Max Planck Institute for Biological Cybernetics, Tübingen, Germany</w:t>
      </w:r>
    </w:p>
    <w:p w14:paraId="0B93F690" w14:textId="1273B335" w:rsidR="006B1EAC" w:rsidRPr="00234F97" w:rsidRDefault="006B1EAC" w:rsidP="0011244B">
      <w:pPr>
        <w:spacing w:line="276" w:lineRule="auto"/>
        <w:jc w:val="both"/>
        <w:rPr>
          <w:rFonts w:ascii="Arial" w:hAnsi="Arial" w:cs="Arial"/>
          <w:color w:val="000000" w:themeColor="text1"/>
          <w:sz w:val="21"/>
          <w:szCs w:val="21"/>
          <w:lang w:val="en-GB"/>
          <w:rPrChange w:id="71"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72" w:author="Johannes Zauner" w:date="2025-09-12T14:01:00Z" w16du:dateUtc="2025-09-12T12:01:00Z">
            <w:rPr>
              <w:rFonts w:ascii="Arial" w:hAnsi="Arial" w:cs="Arial"/>
              <w:color w:val="000000" w:themeColor="text1"/>
              <w:sz w:val="21"/>
              <w:szCs w:val="21"/>
              <w:vertAlign w:val="superscript"/>
            </w:rPr>
          </w:rPrChange>
        </w:rPr>
        <w:t>3</w:t>
      </w:r>
      <w:r w:rsidR="00BD592A" w:rsidRPr="00234F97">
        <w:rPr>
          <w:rFonts w:ascii="Arial" w:hAnsi="Arial" w:cs="Arial"/>
          <w:color w:val="000000" w:themeColor="text1"/>
          <w:sz w:val="21"/>
          <w:szCs w:val="21"/>
          <w:vertAlign w:val="superscript"/>
          <w:lang w:val="en-GB"/>
          <w:rPrChange w:id="73"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74" w:author="Johannes Zauner" w:date="2025-09-12T14:01:00Z" w16du:dateUtc="2025-09-12T12:01:00Z">
            <w:rPr>
              <w:rFonts w:ascii="Arial" w:hAnsi="Arial" w:cs="Arial"/>
              <w:color w:val="000000" w:themeColor="text1"/>
              <w:sz w:val="21"/>
              <w:szCs w:val="21"/>
            </w:rPr>
          </w:rPrChange>
        </w:rPr>
        <w:t>Chronobiology &amp; Health, TUM School of Medicine and Health, Technical University of</w:t>
      </w:r>
    </w:p>
    <w:p w14:paraId="4B5D7DF0" w14:textId="1AF3DD3B" w:rsidR="006B1EAC" w:rsidRPr="00234F97" w:rsidRDefault="006B1EAC" w:rsidP="0011244B">
      <w:pPr>
        <w:spacing w:line="276" w:lineRule="auto"/>
        <w:jc w:val="both"/>
        <w:rPr>
          <w:rFonts w:ascii="Arial" w:hAnsi="Arial" w:cs="Arial"/>
          <w:color w:val="000000" w:themeColor="text1"/>
          <w:sz w:val="21"/>
          <w:szCs w:val="21"/>
          <w:lang w:val="en-GB"/>
          <w:rPrChange w:id="75"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lang w:val="en-GB"/>
          <w:rPrChange w:id="76" w:author="Johannes Zauner" w:date="2025-09-12T14:01:00Z" w16du:dateUtc="2025-09-12T12:01:00Z">
            <w:rPr>
              <w:rFonts w:ascii="Arial" w:hAnsi="Arial" w:cs="Arial"/>
              <w:color w:val="000000" w:themeColor="text1"/>
              <w:sz w:val="21"/>
              <w:szCs w:val="21"/>
            </w:rPr>
          </w:rPrChange>
        </w:rPr>
        <w:t>Munich, Munich, Germany</w:t>
      </w:r>
    </w:p>
    <w:p w14:paraId="187AE260" w14:textId="4D42E2B6" w:rsidR="006B1EAC" w:rsidRPr="00234F97" w:rsidRDefault="006B1EAC" w:rsidP="0011244B">
      <w:pPr>
        <w:spacing w:line="276" w:lineRule="auto"/>
        <w:jc w:val="both"/>
        <w:rPr>
          <w:rFonts w:ascii="Arial" w:hAnsi="Arial" w:cs="Arial"/>
          <w:color w:val="000000" w:themeColor="text1"/>
          <w:sz w:val="21"/>
          <w:szCs w:val="21"/>
          <w:lang w:val="en-GB"/>
          <w:rPrChange w:id="77"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78" w:author="Johannes Zauner" w:date="2025-09-12T14:01:00Z" w16du:dateUtc="2025-09-12T12:01:00Z">
            <w:rPr>
              <w:rFonts w:ascii="Arial" w:hAnsi="Arial" w:cs="Arial"/>
              <w:color w:val="000000" w:themeColor="text1"/>
              <w:sz w:val="21"/>
              <w:szCs w:val="21"/>
              <w:vertAlign w:val="superscript"/>
            </w:rPr>
          </w:rPrChange>
        </w:rPr>
        <w:t>4</w:t>
      </w:r>
      <w:r w:rsidR="00BD592A" w:rsidRPr="00234F97">
        <w:rPr>
          <w:rFonts w:ascii="Arial" w:hAnsi="Arial" w:cs="Arial"/>
          <w:color w:val="000000" w:themeColor="text1"/>
          <w:sz w:val="21"/>
          <w:szCs w:val="21"/>
          <w:vertAlign w:val="superscript"/>
          <w:lang w:val="en-GB"/>
          <w:rPrChange w:id="79"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80" w:author="Johannes Zauner" w:date="2025-09-12T14:01:00Z" w16du:dateUtc="2025-09-12T12:01:00Z">
            <w:rPr>
              <w:rFonts w:ascii="Arial" w:hAnsi="Arial" w:cs="Arial"/>
              <w:color w:val="000000" w:themeColor="text1"/>
              <w:sz w:val="21"/>
              <w:szCs w:val="21"/>
            </w:rPr>
          </w:rPrChange>
        </w:rPr>
        <w:t xml:space="preserve">TUM Institute for Advanced Study (TUM-IAS), Technical University of Munich, </w:t>
      </w:r>
      <w:proofErr w:type="spellStart"/>
      <w:r w:rsidRPr="00234F97">
        <w:rPr>
          <w:rFonts w:ascii="Arial" w:hAnsi="Arial" w:cs="Arial"/>
          <w:color w:val="000000" w:themeColor="text1"/>
          <w:sz w:val="21"/>
          <w:szCs w:val="21"/>
          <w:lang w:val="en-GB"/>
          <w:rPrChange w:id="81" w:author="Johannes Zauner" w:date="2025-09-12T14:01:00Z" w16du:dateUtc="2025-09-12T12:01:00Z">
            <w:rPr>
              <w:rFonts w:ascii="Arial" w:hAnsi="Arial" w:cs="Arial"/>
              <w:color w:val="000000" w:themeColor="text1"/>
              <w:sz w:val="21"/>
              <w:szCs w:val="21"/>
            </w:rPr>
          </w:rPrChange>
        </w:rPr>
        <w:t>Garching</w:t>
      </w:r>
      <w:proofErr w:type="spellEnd"/>
      <w:r w:rsidRPr="00234F97">
        <w:rPr>
          <w:rFonts w:ascii="Arial" w:hAnsi="Arial" w:cs="Arial"/>
          <w:color w:val="000000" w:themeColor="text1"/>
          <w:sz w:val="21"/>
          <w:szCs w:val="21"/>
          <w:lang w:val="en-GB"/>
          <w:rPrChange w:id="82" w:author="Johannes Zauner" w:date="2025-09-12T14:01:00Z" w16du:dateUtc="2025-09-12T12:01:00Z">
            <w:rPr>
              <w:rFonts w:ascii="Arial" w:hAnsi="Arial" w:cs="Arial"/>
              <w:color w:val="000000" w:themeColor="text1"/>
              <w:sz w:val="21"/>
              <w:szCs w:val="21"/>
            </w:rPr>
          </w:rPrChange>
        </w:rPr>
        <w:t>, Germany</w:t>
      </w:r>
    </w:p>
    <w:p w14:paraId="4118DA24" w14:textId="15496360" w:rsidR="006B1EAC" w:rsidRPr="00234F97" w:rsidRDefault="006B1EAC" w:rsidP="0011244B">
      <w:pPr>
        <w:spacing w:line="276" w:lineRule="auto"/>
        <w:jc w:val="both"/>
        <w:rPr>
          <w:rFonts w:ascii="Arial" w:hAnsi="Arial" w:cs="Arial"/>
          <w:color w:val="000000" w:themeColor="text1"/>
          <w:sz w:val="21"/>
          <w:szCs w:val="21"/>
          <w:lang w:val="en-GB"/>
          <w:rPrChange w:id="83"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84" w:author="Johannes Zauner" w:date="2025-09-12T14:01:00Z" w16du:dateUtc="2025-09-12T12:01:00Z">
            <w:rPr>
              <w:rFonts w:ascii="Arial" w:hAnsi="Arial" w:cs="Arial"/>
              <w:color w:val="000000" w:themeColor="text1"/>
              <w:sz w:val="21"/>
              <w:szCs w:val="21"/>
              <w:vertAlign w:val="superscript"/>
            </w:rPr>
          </w:rPrChange>
        </w:rPr>
        <w:t>5</w:t>
      </w:r>
      <w:r w:rsidR="00BD592A" w:rsidRPr="00234F97">
        <w:rPr>
          <w:rFonts w:ascii="Arial" w:hAnsi="Arial" w:cs="Arial"/>
          <w:color w:val="000000" w:themeColor="text1"/>
          <w:sz w:val="21"/>
          <w:szCs w:val="21"/>
          <w:vertAlign w:val="superscript"/>
          <w:lang w:val="en-GB"/>
          <w:rPrChange w:id="85" w:author="Johannes Zauner" w:date="2025-09-12T14:01:00Z" w16du:dateUtc="2025-09-12T12:01:00Z">
            <w:rPr>
              <w:rFonts w:ascii="Arial" w:hAnsi="Arial" w:cs="Arial"/>
              <w:color w:val="000000" w:themeColor="text1"/>
              <w:sz w:val="21"/>
              <w:szCs w:val="21"/>
              <w:vertAlign w:val="superscript"/>
            </w:rPr>
          </w:rPrChange>
        </w:rPr>
        <w:t xml:space="preserve"> </w:t>
      </w:r>
      <w:r w:rsidRPr="00234F97">
        <w:rPr>
          <w:rFonts w:ascii="Arial" w:hAnsi="Arial" w:cs="Arial"/>
          <w:color w:val="000000" w:themeColor="text1"/>
          <w:sz w:val="21"/>
          <w:szCs w:val="21"/>
          <w:lang w:val="en-GB"/>
          <w:rPrChange w:id="86" w:author="Johannes Zauner" w:date="2025-09-12T14:01:00Z" w16du:dateUtc="2025-09-12T12:01:00Z">
            <w:rPr>
              <w:rFonts w:ascii="Arial" w:hAnsi="Arial" w:cs="Arial"/>
              <w:color w:val="000000" w:themeColor="text1"/>
              <w:sz w:val="21"/>
              <w:szCs w:val="21"/>
            </w:rPr>
          </w:rPrChange>
        </w:rPr>
        <w:t>TUMCREATE</w:t>
      </w:r>
      <w:r w:rsidR="00EC673E" w:rsidRPr="00234F97">
        <w:rPr>
          <w:rFonts w:ascii="Arial" w:hAnsi="Arial" w:cs="Arial"/>
          <w:color w:val="000000" w:themeColor="text1"/>
          <w:sz w:val="21"/>
          <w:szCs w:val="21"/>
          <w:lang w:val="en-GB"/>
          <w:rPrChange w:id="87" w:author="Johannes Zauner" w:date="2025-09-12T14:01:00Z" w16du:dateUtc="2025-09-12T12:01:00Z">
            <w:rPr>
              <w:rFonts w:ascii="Arial" w:hAnsi="Arial" w:cs="Arial"/>
              <w:color w:val="000000" w:themeColor="text1"/>
              <w:sz w:val="21"/>
              <w:szCs w:val="21"/>
            </w:rPr>
          </w:rPrChange>
        </w:rPr>
        <w:t xml:space="preserve"> </w:t>
      </w:r>
      <w:r w:rsidRPr="00234F97">
        <w:rPr>
          <w:rFonts w:ascii="Arial" w:hAnsi="Arial" w:cs="Arial"/>
          <w:color w:val="000000" w:themeColor="text1"/>
          <w:sz w:val="21"/>
          <w:szCs w:val="21"/>
          <w:lang w:val="en-GB"/>
          <w:rPrChange w:id="88" w:author="Johannes Zauner" w:date="2025-09-12T14:01:00Z" w16du:dateUtc="2025-09-12T12:01:00Z">
            <w:rPr>
              <w:rFonts w:ascii="Arial" w:hAnsi="Arial" w:cs="Arial"/>
              <w:color w:val="000000" w:themeColor="text1"/>
              <w:sz w:val="21"/>
              <w:szCs w:val="21"/>
            </w:rPr>
          </w:rPrChange>
        </w:rPr>
        <w:t>Ltd., Singapore, Singapore</w:t>
      </w:r>
    </w:p>
    <w:p w14:paraId="20A2BE64" w14:textId="1380E244" w:rsidR="001C048D" w:rsidRPr="00234F97" w:rsidRDefault="001C048D" w:rsidP="0011244B">
      <w:pPr>
        <w:spacing w:line="276" w:lineRule="auto"/>
        <w:jc w:val="both"/>
        <w:rPr>
          <w:rFonts w:ascii="Arial" w:hAnsi="Arial" w:cs="Arial"/>
          <w:color w:val="000000" w:themeColor="text1"/>
          <w:sz w:val="21"/>
          <w:szCs w:val="21"/>
          <w:lang w:val="en-GB"/>
          <w:rPrChange w:id="89" w:author="Johannes Zauner" w:date="2025-09-12T14:01:00Z" w16du:dateUtc="2025-09-12T12:01:00Z">
            <w:rPr>
              <w:rFonts w:ascii="Arial" w:hAnsi="Arial" w:cs="Arial"/>
              <w:color w:val="000000" w:themeColor="text1"/>
              <w:sz w:val="21"/>
              <w:szCs w:val="21"/>
            </w:rPr>
          </w:rPrChange>
        </w:rPr>
      </w:pPr>
      <w:r w:rsidRPr="00234F97">
        <w:rPr>
          <w:rFonts w:ascii="Arial" w:hAnsi="Arial" w:cs="Arial"/>
          <w:color w:val="000000" w:themeColor="text1"/>
          <w:sz w:val="21"/>
          <w:szCs w:val="21"/>
          <w:vertAlign w:val="superscript"/>
          <w:lang w:val="en-GB"/>
          <w:rPrChange w:id="90" w:author="Johannes Zauner" w:date="2025-09-12T14:01:00Z" w16du:dateUtc="2025-09-12T12:01:00Z">
            <w:rPr>
              <w:rFonts w:ascii="Arial" w:hAnsi="Arial" w:cs="Arial"/>
              <w:color w:val="000000" w:themeColor="text1"/>
              <w:sz w:val="21"/>
              <w:szCs w:val="21"/>
              <w:vertAlign w:val="superscript"/>
            </w:rPr>
          </w:rPrChange>
        </w:rPr>
        <w:t xml:space="preserve">6 </w:t>
      </w:r>
      <w:r w:rsidRPr="00234F97">
        <w:rPr>
          <w:rFonts w:ascii="Arial" w:hAnsi="Arial" w:cs="Arial"/>
          <w:color w:val="000000" w:themeColor="text1"/>
          <w:sz w:val="21"/>
          <w:szCs w:val="21"/>
          <w:lang w:val="en-GB"/>
          <w:rPrChange w:id="91" w:author="Johannes Zauner" w:date="2025-09-12T14:01:00Z" w16du:dateUtc="2025-09-12T12:01:00Z">
            <w:rPr>
              <w:rFonts w:ascii="Arial" w:hAnsi="Arial" w:cs="Arial"/>
              <w:color w:val="000000" w:themeColor="text1"/>
              <w:sz w:val="21"/>
              <w:szCs w:val="21"/>
            </w:rPr>
          </w:rPrChange>
        </w:rPr>
        <w:t>Centre for Biological Timing, Division of Neuroscience, School of Biological Sciences, Faculty of Biology Medicine and Health, University of Manchester, Manchester, UK</w:t>
      </w:r>
    </w:p>
    <w:p w14:paraId="10F4DAE4" w14:textId="77777777" w:rsidR="004F6B11" w:rsidRPr="00234F97" w:rsidRDefault="004F6B11" w:rsidP="0011244B">
      <w:pPr>
        <w:spacing w:line="276" w:lineRule="auto"/>
        <w:jc w:val="both"/>
        <w:rPr>
          <w:rFonts w:ascii="Arial" w:hAnsi="Arial" w:cs="Arial"/>
          <w:color w:val="000000" w:themeColor="text1"/>
          <w:sz w:val="22"/>
          <w:szCs w:val="22"/>
          <w:lang w:val="en-GB"/>
          <w:rPrChange w:id="92" w:author="Johannes Zauner" w:date="2025-09-12T14:01:00Z" w16du:dateUtc="2025-09-12T12:01:00Z">
            <w:rPr>
              <w:rFonts w:ascii="Arial" w:hAnsi="Arial" w:cs="Arial"/>
              <w:color w:val="000000" w:themeColor="text1"/>
              <w:sz w:val="22"/>
              <w:szCs w:val="22"/>
            </w:rPr>
          </w:rPrChange>
        </w:rPr>
      </w:pPr>
    </w:p>
    <w:p w14:paraId="078C6ED8" w14:textId="6C759145" w:rsidR="007A11A2" w:rsidRPr="00234F97" w:rsidRDefault="007A11A2" w:rsidP="0011244B">
      <w:pPr>
        <w:spacing w:line="276" w:lineRule="auto"/>
        <w:jc w:val="both"/>
        <w:rPr>
          <w:rFonts w:ascii="Arial" w:hAnsi="Arial" w:cs="Arial"/>
          <w:color w:val="000000" w:themeColor="text1"/>
          <w:sz w:val="22"/>
          <w:szCs w:val="22"/>
          <w:lang w:val="en-GB"/>
          <w:rPrChange w:id="9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4" w:author="Johannes Zauner" w:date="2025-09-12T14:01:00Z" w16du:dateUtc="2025-09-12T12:01:00Z">
            <w:rPr>
              <w:rFonts w:ascii="Arial" w:hAnsi="Arial" w:cs="Arial"/>
              <w:color w:val="000000" w:themeColor="text1"/>
              <w:sz w:val="22"/>
              <w:szCs w:val="22"/>
            </w:rPr>
          </w:rPrChange>
        </w:rPr>
        <w:t>*</w:t>
      </w:r>
      <w:r w:rsidR="00FE1D78" w:rsidRPr="00234F97">
        <w:rPr>
          <w:rFonts w:ascii="Arial" w:hAnsi="Arial" w:cs="Arial"/>
          <w:color w:val="000000" w:themeColor="text1"/>
          <w:sz w:val="22"/>
          <w:szCs w:val="22"/>
          <w:lang w:val="en-GB"/>
          <w:rPrChange w:id="95"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96" w:author="Johannes Zauner" w:date="2025-09-12T14:01:00Z" w16du:dateUtc="2025-09-12T12:01:00Z">
            <w:rPr>
              <w:rFonts w:ascii="Arial" w:hAnsi="Arial" w:cs="Arial"/>
              <w:color w:val="000000" w:themeColor="text1"/>
              <w:sz w:val="22"/>
              <w:szCs w:val="22"/>
            </w:rPr>
          </w:rPrChange>
        </w:rPr>
        <w:t xml:space="preserve">Correspondence </w:t>
      </w:r>
      <w:r w:rsidR="006D2CC4" w:rsidRPr="00234F97">
        <w:rPr>
          <w:rFonts w:ascii="Arial" w:hAnsi="Arial" w:cs="Arial"/>
          <w:color w:val="000000" w:themeColor="text1"/>
          <w:sz w:val="22"/>
          <w:szCs w:val="22"/>
          <w:lang w:val="en-GB"/>
          <w:rPrChange w:id="97" w:author="Johannes Zauner" w:date="2025-09-12T14:01:00Z" w16du:dateUtc="2025-09-12T12:01:00Z">
            <w:rPr>
              <w:rFonts w:ascii="Arial" w:hAnsi="Arial" w:cs="Arial"/>
              <w:color w:val="000000" w:themeColor="text1"/>
              <w:sz w:val="22"/>
              <w:szCs w:val="22"/>
            </w:rPr>
          </w:rPrChange>
        </w:rPr>
        <w:t>should be addressed to:</w:t>
      </w:r>
    </w:p>
    <w:p w14:paraId="6861533D" w14:textId="77777777" w:rsidR="001C048D" w:rsidRPr="00234F97" w:rsidRDefault="001C048D" w:rsidP="0011244B">
      <w:pPr>
        <w:spacing w:line="276" w:lineRule="auto"/>
        <w:jc w:val="both"/>
        <w:rPr>
          <w:rFonts w:ascii="Arial" w:hAnsi="Arial" w:cs="Arial"/>
          <w:color w:val="000000" w:themeColor="text1"/>
          <w:sz w:val="22"/>
          <w:szCs w:val="22"/>
          <w:lang w:val="en-GB"/>
          <w:rPrChange w:id="98" w:author="Johannes Zauner" w:date="2025-09-12T14:01:00Z" w16du:dateUtc="2025-09-12T12:01:00Z">
            <w:rPr>
              <w:rFonts w:ascii="Arial" w:hAnsi="Arial" w:cs="Arial"/>
              <w:color w:val="000000" w:themeColor="text1"/>
              <w:sz w:val="22"/>
              <w:szCs w:val="22"/>
            </w:rPr>
          </w:rPrChange>
        </w:rPr>
      </w:pPr>
    </w:p>
    <w:p w14:paraId="6585733E" w14:textId="6F001BC2" w:rsidR="006D2CC4" w:rsidRPr="00234F97" w:rsidRDefault="006D2CC4" w:rsidP="0011244B">
      <w:pPr>
        <w:spacing w:line="276" w:lineRule="auto"/>
        <w:jc w:val="both"/>
        <w:rPr>
          <w:rFonts w:ascii="Arial" w:hAnsi="Arial" w:cs="Arial"/>
          <w:color w:val="000000" w:themeColor="text1"/>
          <w:sz w:val="22"/>
          <w:szCs w:val="22"/>
          <w:lang w:val="en-GB"/>
          <w:rPrChange w:id="9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0" w:author="Johannes Zauner" w:date="2025-09-12T14:01:00Z" w16du:dateUtc="2025-09-12T12:01:00Z">
            <w:rPr>
              <w:rFonts w:ascii="Arial" w:hAnsi="Arial" w:cs="Arial"/>
              <w:color w:val="000000" w:themeColor="text1"/>
              <w:sz w:val="22"/>
              <w:szCs w:val="22"/>
            </w:rPr>
          </w:rPrChange>
        </w:rPr>
        <w:t>Prof. Dr. Manuel Spitschan</w:t>
      </w:r>
    </w:p>
    <w:p w14:paraId="64279480" w14:textId="287CF4F6" w:rsidR="006D2CC4" w:rsidRPr="00234F97" w:rsidRDefault="006D2CC4" w:rsidP="0011244B">
      <w:pPr>
        <w:spacing w:line="276" w:lineRule="auto"/>
        <w:jc w:val="both"/>
        <w:rPr>
          <w:rFonts w:ascii="Arial" w:hAnsi="Arial" w:cs="Arial"/>
          <w:color w:val="000000" w:themeColor="text1"/>
          <w:sz w:val="22"/>
          <w:szCs w:val="22"/>
          <w:lang w:val="en-GB"/>
          <w:rPrChange w:id="10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2" w:author="Johannes Zauner" w:date="2025-09-12T14:01:00Z" w16du:dateUtc="2025-09-12T12:01:00Z">
            <w:rPr>
              <w:rFonts w:ascii="Arial" w:hAnsi="Arial" w:cs="Arial"/>
              <w:color w:val="000000" w:themeColor="text1"/>
              <w:sz w:val="22"/>
              <w:szCs w:val="22"/>
            </w:rPr>
          </w:rPrChange>
        </w:rPr>
        <w:t>TUM School of Medicine and Health</w:t>
      </w:r>
    </w:p>
    <w:p w14:paraId="4D398835" w14:textId="1E4DDE4E" w:rsidR="006D2CC4" w:rsidRPr="00234F97" w:rsidRDefault="006D2CC4" w:rsidP="0011244B">
      <w:pPr>
        <w:spacing w:line="276" w:lineRule="auto"/>
        <w:jc w:val="both"/>
        <w:rPr>
          <w:rFonts w:ascii="Arial" w:hAnsi="Arial" w:cs="Arial"/>
          <w:color w:val="000000" w:themeColor="text1"/>
          <w:sz w:val="22"/>
          <w:szCs w:val="22"/>
          <w:lang w:val="en-GB"/>
          <w:rPrChange w:id="10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4" w:author="Johannes Zauner" w:date="2025-09-12T14:01:00Z" w16du:dateUtc="2025-09-12T12:01:00Z">
            <w:rPr>
              <w:rFonts w:ascii="Arial" w:hAnsi="Arial" w:cs="Arial"/>
              <w:color w:val="000000" w:themeColor="text1"/>
              <w:sz w:val="22"/>
              <w:szCs w:val="22"/>
            </w:rPr>
          </w:rPrChange>
        </w:rPr>
        <w:t xml:space="preserve">Am </w:t>
      </w:r>
      <w:proofErr w:type="spellStart"/>
      <w:r w:rsidRPr="00234F97">
        <w:rPr>
          <w:rFonts w:ascii="Arial" w:hAnsi="Arial" w:cs="Arial"/>
          <w:color w:val="000000" w:themeColor="text1"/>
          <w:sz w:val="22"/>
          <w:szCs w:val="22"/>
          <w:lang w:val="en-GB"/>
          <w:rPrChange w:id="105" w:author="Johannes Zauner" w:date="2025-09-12T14:01:00Z" w16du:dateUtc="2025-09-12T12:01:00Z">
            <w:rPr>
              <w:rFonts w:ascii="Arial" w:hAnsi="Arial" w:cs="Arial"/>
              <w:color w:val="000000" w:themeColor="text1"/>
              <w:sz w:val="22"/>
              <w:szCs w:val="22"/>
            </w:rPr>
          </w:rPrChange>
        </w:rPr>
        <w:t>Olympiacampus</w:t>
      </w:r>
      <w:proofErr w:type="spellEnd"/>
      <w:r w:rsidRPr="00234F97">
        <w:rPr>
          <w:rFonts w:ascii="Arial" w:hAnsi="Arial" w:cs="Arial"/>
          <w:color w:val="000000" w:themeColor="text1"/>
          <w:sz w:val="22"/>
          <w:szCs w:val="22"/>
          <w:lang w:val="en-GB"/>
          <w:rPrChange w:id="106" w:author="Johannes Zauner" w:date="2025-09-12T14:01:00Z" w16du:dateUtc="2025-09-12T12:01:00Z">
            <w:rPr>
              <w:rFonts w:ascii="Arial" w:hAnsi="Arial" w:cs="Arial"/>
              <w:color w:val="000000" w:themeColor="text1"/>
              <w:sz w:val="22"/>
              <w:szCs w:val="22"/>
            </w:rPr>
          </w:rPrChange>
        </w:rPr>
        <w:t xml:space="preserve"> 11</w:t>
      </w:r>
    </w:p>
    <w:p w14:paraId="28874FC3" w14:textId="7FB66E56" w:rsidR="006D2CC4" w:rsidRPr="00234F97" w:rsidRDefault="006D2CC4" w:rsidP="0011244B">
      <w:pPr>
        <w:spacing w:line="276" w:lineRule="auto"/>
        <w:jc w:val="both"/>
        <w:rPr>
          <w:rFonts w:ascii="Arial" w:hAnsi="Arial" w:cs="Arial"/>
          <w:color w:val="000000" w:themeColor="text1"/>
          <w:sz w:val="22"/>
          <w:szCs w:val="22"/>
          <w:lang w:val="en-GB"/>
          <w:rPrChange w:id="10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8" w:author="Johannes Zauner" w:date="2025-09-12T14:01:00Z" w16du:dateUtc="2025-09-12T12:01:00Z">
            <w:rPr>
              <w:rFonts w:ascii="Arial" w:hAnsi="Arial" w:cs="Arial"/>
              <w:color w:val="000000" w:themeColor="text1"/>
              <w:sz w:val="22"/>
              <w:szCs w:val="22"/>
            </w:rPr>
          </w:rPrChange>
        </w:rPr>
        <w:t>D-80809 München</w:t>
      </w:r>
    </w:p>
    <w:p w14:paraId="28F8DDB3" w14:textId="1B112849" w:rsidR="006D2CC4" w:rsidRPr="00234F97" w:rsidRDefault="006D2CC4" w:rsidP="0011244B">
      <w:pPr>
        <w:spacing w:line="276" w:lineRule="auto"/>
        <w:jc w:val="both"/>
        <w:rPr>
          <w:rFonts w:ascii="Arial" w:hAnsi="Arial" w:cs="Arial"/>
          <w:color w:val="000000" w:themeColor="text1"/>
          <w:sz w:val="22"/>
          <w:szCs w:val="22"/>
          <w:lang w:val="en-GB"/>
          <w:rPrChange w:id="10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10" w:author="Johannes Zauner" w:date="2025-09-12T14:01:00Z" w16du:dateUtc="2025-09-12T12:01:00Z">
            <w:rPr>
              <w:rFonts w:ascii="Arial" w:hAnsi="Arial" w:cs="Arial"/>
              <w:color w:val="000000" w:themeColor="text1"/>
              <w:sz w:val="22"/>
              <w:szCs w:val="22"/>
            </w:rPr>
          </w:rPrChange>
        </w:rPr>
        <w:t>Germany</w:t>
      </w:r>
    </w:p>
    <w:p w14:paraId="6051A4CF" w14:textId="17E51F53" w:rsidR="006D2CC4" w:rsidRPr="00234F97" w:rsidRDefault="006D2CC4" w:rsidP="0011244B">
      <w:pPr>
        <w:spacing w:line="276" w:lineRule="auto"/>
        <w:jc w:val="both"/>
        <w:rPr>
          <w:rFonts w:ascii="Arial" w:hAnsi="Arial" w:cs="Arial"/>
          <w:color w:val="000000" w:themeColor="text1"/>
          <w:sz w:val="22"/>
          <w:szCs w:val="22"/>
          <w:lang w:val="en-GB"/>
          <w:rPrChange w:id="11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12" w:author="Johannes Zauner" w:date="2025-09-12T14:01:00Z" w16du:dateUtc="2025-09-12T12:01:00Z">
            <w:rPr>
              <w:rFonts w:ascii="Arial" w:hAnsi="Arial" w:cs="Arial"/>
              <w:color w:val="000000" w:themeColor="text1"/>
              <w:sz w:val="22"/>
              <w:szCs w:val="22"/>
            </w:rPr>
          </w:rPrChange>
        </w:rPr>
        <w:t xml:space="preserve">Email: </w:t>
      </w:r>
      <w:r w:rsidR="00043739" w:rsidRPr="00234F97">
        <w:rPr>
          <w:lang w:val="en-GB"/>
          <w:rPrChange w:id="113" w:author="Johannes Zauner" w:date="2025-09-12T14:01:00Z" w16du:dateUtc="2025-09-12T12:01:00Z">
            <w:rPr/>
          </w:rPrChange>
        </w:rPr>
        <w:fldChar w:fldCharType="begin"/>
      </w:r>
      <w:r w:rsidR="00043739" w:rsidRPr="00234F97">
        <w:rPr>
          <w:lang w:val="en-GB"/>
          <w:rPrChange w:id="114" w:author="Johannes Zauner" w:date="2025-09-12T14:01:00Z" w16du:dateUtc="2025-09-12T12:01:00Z">
            <w:rPr/>
          </w:rPrChange>
        </w:rPr>
        <w:instrText>HYPERLINK "mailto:manuel.spitschan@tum.de"</w:instrText>
      </w:r>
      <w:r w:rsidR="00043739" w:rsidRPr="009C39B2">
        <w:rPr>
          <w:lang w:val="en-GB"/>
        </w:rPr>
      </w:r>
      <w:r w:rsidR="00043739" w:rsidRPr="00234F97">
        <w:rPr>
          <w:lang w:val="en-GB"/>
          <w:rPrChange w:id="115" w:author="Johannes Zauner" w:date="2025-09-12T14:01:00Z" w16du:dateUtc="2025-09-12T12:01:00Z">
            <w:rPr/>
          </w:rPrChange>
        </w:rPr>
        <w:fldChar w:fldCharType="separate"/>
      </w:r>
      <w:r w:rsidR="00043739" w:rsidRPr="00234F97">
        <w:rPr>
          <w:rStyle w:val="Hyperlink"/>
          <w:rFonts w:ascii="Arial" w:hAnsi="Arial" w:cs="Arial"/>
          <w:color w:val="000000" w:themeColor="text1"/>
          <w:sz w:val="22"/>
          <w:szCs w:val="22"/>
          <w:lang w:val="en-GB"/>
          <w:rPrChange w:id="116" w:author="Johannes Zauner" w:date="2025-09-12T14:01:00Z" w16du:dateUtc="2025-09-12T12:01:00Z">
            <w:rPr>
              <w:rStyle w:val="Hyperlink"/>
              <w:rFonts w:ascii="Arial" w:hAnsi="Arial" w:cs="Arial"/>
              <w:color w:val="000000" w:themeColor="text1"/>
              <w:sz w:val="22"/>
              <w:szCs w:val="22"/>
            </w:rPr>
          </w:rPrChange>
        </w:rPr>
        <w:t>manuel.spitschan@tum.de</w:t>
      </w:r>
      <w:r w:rsidR="00043739" w:rsidRPr="00234F97">
        <w:rPr>
          <w:lang w:val="en-GB"/>
          <w:rPrChange w:id="117" w:author="Johannes Zauner" w:date="2025-09-12T14:01:00Z" w16du:dateUtc="2025-09-12T12:01:00Z">
            <w:rPr/>
          </w:rPrChange>
        </w:rPr>
        <w:fldChar w:fldCharType="end"/>
      </w:r>
      <w:r w:rsidR="001C048D" w:rsidRPr="00234F97">
        <w:rPr>
          <w:lang w:val="en-GB"/>
          <w:rPrChange w:id="118" w:author="Johannes Zauner" w:date="2025-09-12T14:01:00Z" w16du:dateUtc="2025-09-12T12:01:00Z">
            <w:rPr/>
          </w:rPrChange>
        </w:rPr>
        <w:t xml:space="preserve"> </w:t>
      </w:r>
      <w:r w:rsidR="00043739" w:rsidRPr="00234F97">
        <w:rPr>
          <w:rFonts w:ascii="Arial" w:hAnsi="Arial" w:cs="Arial"/>
          <w:color w:val="000000" w:themeColor="text1"/>
          <w:sz w:val="22"/>
          <w:szCs w:val="22"/>
          <w:lang w:val="en-GB"/>
          <w:rPrChange w:id="119" w:author="Johannes Zauner" w:date="2025-09-12T14:01:00Z" w16du:dateUtc="2025-09-12T12:01:00Z">
            <w:rPr>
              <w:rFonts w:ascii="Arial" w:hAnsi="Arial" w:cs="Arial"/>
              <w:color w:val="000000" w:themeColor="text1"/>
              <w:sz w:val="22"/>
              <w:szCs w:val="22"/>
            </w:rPr>
          </w:rPrChange>
        </w:rPr>
        <w:t xml:space="preserve"> </w:t>
      </w:r>
    </w:p>
    <w:p w14:paraId="764E894F" w14:textId="77777777" w:rsidR="006D2CC4" w:rsidRPr="00234F97" w:rsidRDefault="006D2CC4" w:rsidP="0011244B">
      <w:pPr>
        <w:spacing w:line="276" w:lineRule="auto"/>
        <w:jc w:val="both"/>
        <w:rPr>
          <w:rFonts w:ascii="Arial" w:hAnsi="Arial" w:cs="Arial"/>
          <w:color w:val="000000" w:themeColor="text1"/>
          <w:sz w:val="22"/>
          <w:szCs w:val="22"/>
          <w:lang w:val="en-GB"/>
          <w:rPrChange w:id="120" w:author="Johannes Zauner" w:date="2025-09-12T14:01:00Z" w16du:dateUtc="2025-09-12T12:01:00Z">
            <w:rPr>
              <w:rFonts w:ascii="Arial" w:hAnsi="Arial" w:cs="Arial"/>
              <w:color w:val="000000" w:themeColor="text1"/>
              <w:sz w:val="22"/>
              <w:szCs w:val="22"/>
            </w:rPr>
          </w:rPrChange>
        </w:rPr>
      </w:pPr>
    </w:p>
    <w:p w14:paraId="31851BBA" w14:textId="3CE2B1AD" w:rsidR="007A11A2" w:rsidRPr="00234F97" w:rsidRDefault="007A11A2" w:rsidP="0011244B">
      <w:pPr>
        <w:spacing w:line="276" w:lineRule="auto"/>
        <w:jc w:val="both"/>
        <w:rPr>
          <w:rFonts w:ascii="Arial" w:hAnsi="Arial" w:cs="Arial"/>
          <w:color w:val="000000" w:themeColor="text1"/>
          <w:sz w:val="22"/>
          <w:szCs w:val="22"/>
          <w:lang w:val="en-GB"/>
          <w:rPrChange w:id="12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22" w:author="Johannes Zauner" w:date="2025-09-12T14:01:00Z" w16du:dateUtc="2025-09-12T12:01:00Z">
            <w:rPr>
              <w:rFonts w:ascii="Arial" w:hAnsi="Arial" w:cs="Arial"/>
              <w:color w:val="000000" w:themeColor="text1"/>
              <w:sz w:val="22"/>
              <w:szCs w:val="22"/>
            </w:rPr>
          </w:rPrChange>
        </w:rPr>
        <w:lastRenderedPageBreak/>
        <w:t xml:space="preserve">Dr. </w:t>
      </w:r>
      <w:proofErr w:type="spellStart"/>
      <w:r w:rsidR="001C048D" w:rsidRPr="00234F97">
        <w:rPr>
          <w:rFonts w:ascii="Arial" w:hAnsi="Arial" w:cs="Arial"/>
          <w:color w:val="000000" w:themeColor="text1"/>
          <w:sz w:val="22"/>
          <w:szCs w:val="22"/>
          <w:lang w:val="en-GB"/>
          <w:rPrChange w:id="123" w:author="Johannes Zauner" w:date="2025-09-12T14:01:00Z" w16du:dateUtc="2025-09-12T12:01:00Z">
            <w:rPr>
              <w:rFonts w:ascii="Arial" w:hAnsi="Arial" w:cs="Arial"/>
              <w:color w:val="000000" w:themeColor="text1"/>
              <w:sz w:val="22"/>
              <w:szCs w:val="22"/>
            </w:rPr>
          </w:rPrChange>
        </w:rPr>
        <w:t>Altug</w:t>
      </w:r>
      <w:proofErr w:type="spellEnd"/>
      <w:r w:rsidR="001C048D" w:rsidRPr="00234F97">
        <w:rPr>
          <w:rFonts w:ascii="Arial" w:hAnsi="Arial" w:cs="Arial"/>
          <w:color w:val="000000" w:themeColor="text1"/>
          <w:sz w:val="22"/>
          <w:szCs w:val="22"/>
          <w:lang w:val="en-GB"/>
          <w:rPrChange w:id="124" w:author="Johannes Zauner" w:date="2025-09-12T14:01:00Z" w16du:dateUtc="2025-09-12T12:01:00Z">
            <w:rPr>
              <w:rFonts w:ascii="Arial" w:hAnsi="Arial" w:cs="Arial"/>
              <w:color w:val="000000" w:themeColor="text1"/>
              <w:sz w:val="22"/>
              <w:szCs w:val="22"/>
            </w:rPr>
          </w:rPrChange>
        </w:rPr>
        <w:t xml:space="preserve"> </w:t>
      </w:r>
      <w:proofErr w:type="spellStart"/>
      <w:r w:rsidR="001C048D" w:rsidRPr="00234F97">
        <w:rPr>
          <w:rFonts w:ascii="Arial" w:hAnsi="Arial" w:cs="Arial"/>
          <w:color w:val="000000" w:themeColor="text1"/>
          <w:sz w:val="22"/>
          <w:szCs w:val="22"/>
          <w:lang w:val="en-GB"/>
          <w:rPrChange w:id="125" w:author="Johannes Zauner" w:date="2025-09-12T14:01:00Z" w16du:dateUtc="2025-09-12T12:01:00Z">
            <w:rPr>
              <w:rFonts w:ascii="Arial" w:hAnsi="Arial" w:cs="Arial"/>
              <w:color w:val="000000" w:themeColor="text1"/>
              <w:sz w:val="22"/>
              <w:szCs w:val="22"/>
            </w:rPr>
          </w:rPrChange>
        </w:rPr>
        <w:t>Didikoglu</w:t>
      </w:r>
      <w:proofErr w:type="spellEnd"/>
      <w:r w:rsidRPr="00234F97">
        <w:rPr>
          <w:rFonts w:ascii="Arial" w:hAnsi="Arial" w:cs="Arial"/>
          <w:color w:val="000000" w:themeColor="text1"/>
          <w:sz w:val="22"/>
          <w:szCs w:val="22"/>
          <w:lang w:val="en-GB"/>
          <w:rPrChange w:id="126" w:author="Johannes Zauner" w:date="2025-09-12T14:01:00Z" w16du:dateUtc="2025-09-12T12:01:00Z">
            <w:rPr>
              <w:rFonts w:ascii="Arial" w:hAnsi="Arial" w:cs="Arial"/>
              <w:color w:val="000000" w:themeColor="text1"/>
              <w:sz w:val="22"/>
              <w:szCs w:val="22"/>
            </w:rPr>
          </w:rPrChange>
        </w:rPr>
        <w:t xml:space="preserve"> </w:t>
      </w:r>
    </w:p>
    <w:p w14:paraId="5A857E71" w14:textId="666D01EE" w:rsidR="007A11A2" w:rsidRPr="00234F97" w:rsidRDefault="001C048D" w:rsidP="0011244B">
      <w:pPr>
        <w:spacing w:line="276" w:lineRule="auto"/>
        <w:jc w:val="both"/>
        <w:rPr>
          <w:rFonts w:ascii="Arial" w:hAnsi="Arial" w:cs="Arial"/>
          <w:color w:val="000000" w:themeColor="text1"/>
          <w:sz w:val="22"/>
          <w:szCs w:val="22"/>
          <w:lang w:val="en-GB"/>
          <w:rPrChange w:id="12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28" w:author="Johannes Zauner" w:date="2025-09-12T14:01:00Z" w16du:dateUtc="2025-09-12T12:01:00Z">
            <w:rPr>
              <w:rFonts w:ascii="Arial" w:hAnsi="Arial" w:cs="Arial"/>
              <w:color w:val="000000" w:themeColor="text1"/>
              <w:sz w:val="22"/>
              <w:szCs w:val="22"/>
            </w:rPr>
          </w:rPrChange>
        </w:rPr>
        <w:t>Department of Neuroscience</w:t>
      </w:r>
      <w:r w:rsidR="007A11A2" w:rsidRPr="00234F97">
        <w:rPr>
          <w:rFonts w:ascii="Arial" w:hAnsi="Arial" w:cs="Arial"/>
          <w:color w:val="000000" w:themeColor="text1"/>
          <w:sz w:val="22"/>
          <w:szCs w:val="22"/>
          <w:lang w:val="en-GB"/>
          <w:rPrChange w:id="129" w:author="Johannes Zauner" w:date="2025-09-12T14:01:00Z" w16du:dateUtc="2025-09-12T12:01:00Z">
            <w:rPr>
              <w:rFonts w:ascii="Arial" w:hAnsi="Arial" w:cs="Arial"/>
              <w:color w:val="000000" w:themeColor="text1"/>
              <w:sz w:val="22"/>
              <w:szCs w:val="22"/>
            </w:rPr>
          </w:rPrChange>
        </w:rPr>
        <w:t xml:space="preserve"> </w:t>
      </w:r>
    </w:p>
    <w:p w14:paraId="072428DC" w14:textId="7ED18524" w:rsidR="007A11A2" w:rsidRPr="00234F97" w:rsidRDefault="001C048D" w:rsidP="0011244B">
      <w:pPr>
        <w:spacing w:line="276" w:lineRule="auto"/>
        <w:jc w:val="both"/>
        <w:rPr>
          <w:rFonts w:ascii="Arial" w:hAnsi="Arial" w:cs="Arial"/>
          <w:color w:val="000000" w:themeColor="text1"/>
          <w:sz w:val="22"/>
          <w:szCs w:val="22"/>
          <w:lang w:val="en-GB"/>
          <w:rPrChange w:id="130"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31" w:author="Johannes Zauner" w:date="2025-09-12T14:01:00Z" w16du:dateUtc="2025-09-12T12:01:00Z">
            <w:rPr>
              <w:rFonts w:ascii="Arial" w:hAnsi="Arial" w:cs="Arial"/>
              <w:color w:val="000000" w:themeColor="text1"/>
              <w:sz w:val="22"/>
              <w:szCs w:val="22"/>
            </w:rPr>
          </w:rPrChange>
        </w:rPr>
        <w:t>Izmir Institute of Technology</w:t>
      </w:r>
      <w:r w:rsidR="007A11A2" w:rsidRPr="00234F97">
        <w:rPr>
          <w:rFonts w:ascii="Arial" w:hAnsi="Arial" w:cs="Arial"/>
          <w:color w:val="000000" w:themeColor="text1"/>
          <w:sz w:val="22"/>
          <w:szCs w:val="22"/>
          <w:lang w:val="en-GB"/>
          <w:rPrChange w:id="132" w:author="Johannes Zauner" w:date="2025-09-12T14:01:00Z" w16du:dateUtc="2025-09-12T12:01:00Z">
            <w:rPr>
              <w:rFonts w:ascii="Arial" w:hAnsi="Arial" w:cs="Arial"/>
              <w:color w:val="000000" w:themeColor="text1"/>
              <w:sz w:val="22"/>
              <w:szCs w:val="22"/>
            </w:rPr>
          </w:rPrChange>
        </w:rPr>
        <w:t xml:space="preserve"> </w:t>
      </w:r>
    </w:p>
    <w:p w14:paraId="114042B0" w14:textId="6AF9DC80" w:rsidR="007A11A2" w:rsidRPr="00234F97" w:rsidRDefault="001C048D" w:rsidP="0011244B">
      <w:pPr>
        <w:spacing w:line="276" w:lineRule="auto"/>
        <w:jc w:val="both"/>
        <w:rPr>
          <w:rFonts w:ascii="Arial" w:hAnsi="Arial" w:cs="Arial"/>
          <w:color w:val="000000" w:themeColor="text1"/>
          <w:sz w:val="22"/>
          <w:szCs w:val="22"/>
          <w:lang w:val="en-GB"/>
          <w:rPrChange w:id="13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34" w:author="Johannes Zauner" w:date="2025-09-12T14:01:00Z" w16du:dateUtc="2025-09-12T12:01:00Z">
            <w:rPr>
              <w:rFonts w:ascii="Arial" w:hAnsi="Arial" w:cs="Arial"/>
              <w:color w:val="000000" w:themeColor="text1"/>
              <w:sz w:val="22"/>
              <w:szCs w:val="22"/>
            </w:rPr>
          </w:rPrChange>
        </w:rPr>
        <w:t>Izmir</w:t>
      </w:r>
      <w:r w:rsidR="007A11A2" w:rsidRPr="00234F97">
        <w:rPr>
          <w:rFonts w:ascii="Arial" w:hAnsi="Arial" w:cs="Arial"/>
          <w:color w:val="000000" w:themeColor="text1"/>
          <w:sz w:val="22"/>
          <w:szCs w:val="22"/>
          <w:lang w:val="en-GB"/>
          <w:rPrChange w:id="135"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136" w:author="Johannes Zauner" w:date="2025-09-12T14:01:00Z" w16du:dateUtc="2025-09-12T12:01:00Z">
            <w:rPr>
              <w:rFonts w:ascii="Arial" w:hAnsi="Arial" w:cs="Arial"/>
              <w:color w:val="000000" w:themeColor="text1"/>
              <w:sz w:val="22"/>
              <w:szCs w:val="22"/>
            </w:rPr>
          </w:rPrChange>
        </w:rPr>
        <w:t>Türkiye</w:t>
      </w:r>
    </w:p>
    <w:p w14:paraId="4C8E8A11" w14:textId="583A230A" w:rsidR="00FE1D78" w:rsidRPr="00234F97" w:rsidRDefault="007A11A2" w:rsidP="0011244B">
      <w:pPr>
        <w:spacing w:line="276" w:lineRule="auto"/>
        <w:jc w:val="both"/>
        <w:rPr>
          <w:rFonts w:ascii="Arial" w:hAnsi="Arial" w:cs="Arial"/>
          <w:b/>
          <w:bCs/>
          <w:color w:val="000000" w:themeColor="text1"/>
          <w:sz w:val="22"/>
          <w:szCs w:val="22"/>
          <w:lang w:val="en-GB"/>
          <w:rPrChange w:id="137"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138" w:author="Johannes Zauner" w:date="2025-09-12T14:01:00Z" w16du:dateUtc="2025-09-12T12:01:00Z">
            <w:rPr>
              <w:rFonts w:ascii="Arial" w:hAnsi="Arial" w:cs="Arial"/>
              <w:color w:val="000000" w:themeColor="text1"/>
              <w:sz w:val="22"/>
              <w:szCs w:val="22"/>
            </w:rPr>
          </w:rPrChange>
        </w:rPr>
        <w:t>Email:</w:t>
      </w:r>
      <w:r w:rsidR="007536C2" w:rsidRPr="00234F97">
        <w:rPr>
          <w:rFonts w:ascii="Arial" w:hAnsi="Arial" w:cs="Arial"/>
          <w:color w:val="000000" w:themeColor="text1"/>
          <w:sz w:val="22"/>
          <w:szCs w:val="22"/>
          <w:lang w:val="en-GB"/>
          <w:rPrChange w:id="139" w:author="Johannes Zauner" w:date="2025-09-12T14:01:00Z" w16du:dateUtc="2025-09-12T12:01:00Z">
            <w:rPr>
              <w:rFonts w:ascii="Arial" w:hAnsi="Arial" w:cs="Arial"/>
              <w:color w:val="000000" w:themeColor="text1"/>
              <w:sz w:val="22"/>
              <w:szCs w:val="22"/>
            </w:rPr>
          </w:rPrChange>
        </w:rPr>
        <w:t xml:space="preserve"> </w:t>
      </w:r>
      <w:r w:rsidR="001C048D" w:rsidRPr="00234F97">
        <w:rPr>
          <w:lang w:val="en-GB"/>
          <w:rPrChange w:id="140" w:author="Johannes Zauner" w:date="2025-09-12T14:01:00Z" w16du:dateUtc="2025-09-12T12:01:00Z">
            <w:rPr/>
          </w:rPrChange>
        </w:rPr>
        <w:fldChar w:fldCharType="begin"/>
      </w:r>
      <w:r w:rsidR="001C048D" w:rsidRPr="00234F97">
        <w:rPr>
          <w:lang w:val="en-GB"/>
          <w:rPrChange w:id="141" w:author="Johannes Zauner" w:date="2025-09-12T14:01:00Z" w16du:dateUtc="2025-09-12T12:01:00Z">
            <w:rPr/>
          </w:rPrChange>
        </w:rPr>
        <w:instrText>HYPERLINK "mailto:altugdidikoglu@iyte.edu.tr"</w:instrText>
      </w:r>
      <w:r w:rsidR="001C048D" w:rsidRPr="009C39B2">
        <w:rPr>
          <w:lang w:val="en-GB"/>
        </w:rPr>
      </w:r>
      <w:r w:rsidR="001C048D" w:rsidRPr="00234F97">
        <w:rPr>
          <w:lang w:val="en-GB"/>
          <w:rPrChange w:id="142" w:author="Johannes Zauner" w:date="2025-09-12T14:01:00Z" w16du:dateUtc="2025-09-12T12:01:00Z">
            <w:rPr/>
          </w:rPrChange>
        </w:rPr>
        <w:fldChar w:fldCharType="separate"/>
      </w:r>
      <w:r w:rsidR="001C048D" w:rsidRPr="00234F97">
        <w:rPr>
          <w:rStyle w:val="Hyperlink"/>
          <w:lang w:val="en-GB"/>
          <w:rPrChange w:id="143" w:author="Johannes Zauner" w:date="2025-09-12T14:01:00Z" w16du:dateUtc="2025-09-12T12:01:00Z">
            <w:rPr>
              <w:rStyle w:val="Hyperlink"/>
            </w:rPr>
          </w:rPrChange>
        </w:rPr>
        <w:t>altugdidikoglu@iyte.edu.tr</w:t>
      </w:r>
      <w:r w:rsidR="001C048D" w:rsidRPr="00234F97">
        <w:rPr>
          <w:lang w:val="en-GB"/>
          <w:rPrChange w:id="144" w:author="Johannes Zauner" w:date="2025-09-12T14:01:00Z" w16du:dateUtc="2025-09-12T12:01:00Z">
            <w:rPr/>
          </w:rPrChange>
        </w:rPr>
        <w:fldChar w:fldCharType="end"/>
      </w:r>
      <w:r w:rsidR="001C048D" w:rsidRPr="00234F97">
        <w:rPr>
          <w:lang w:val="en-GB"/>
          <w:rPrChange w:id="145" w:author="Johannes Zauner" w:date="2025-09-12T14:01:00Z" w16du:dateUtc="2025-09-12T12:01:00Z">
            <w:rPr/>
          </w:rPrChange>
        </w:rPr>
        <w:t xml:space="preserve"> and</w:t>
      </w:r>
      <w:r w:rsidRPr="00234F97">
        <w:rPr>
          <w:rFonts w:ascii="Arial" w:hAnsi="Arial" w:cs="Arial"/>
          <w:color w:val="000000" w:themeColor="text1"/>
          <w:sz w:val="22"/>
          <w:szCs w:val="22"/>
          <w:lang w:val="en-GB"/>
          <w:rPrChange w:id="146" w:author="Johannes Zauner" w:date="2025-09-12T14:01:00Z" w16du:dateUtc="2025-09-12T12:01:00Z">
            <w:rPr>
              <w:rFonts w:ascii="Arial" w:hAnsi="Arial" w:cs="Arial"/>
              <w:color w:val="000000" w:themeColor="text1"/>
              <w:sz w:val="22"/>
              <w:szCs w:val="22"/>
            </w:rPr>
          </w:rPrChange>
        </w:rPr>
        <w:t xml:space="preserve"> </w:t>
      </w:r>
      <w:r w:rsidR="001C048D" w:rsidRPr="00234F97">
        <w:rPr>
          <w:lang w:val="en-GB"/>
          <w:rPrChange w:id="147" w:author="Johannes Zauner" w:date="2025-09-12T14:01:00Z" w16du:dateUtc="2025-09-12T12:01:00Z">
            <w:rPr/>
          </w:rPrChange>
        </w:rPr>
        <w:fldChar w:fldCharType="begin"/>
      </w:r>
      <w:r w:rsidR="001C048D" w:rsidRPr="00234F97">
        <w:rPr>
          <w:lang w:val="en-GB"/>
          <w:rPrChange w:id="148" w:author="Johannes Zauner" w:date="2025-09-12T14:01:00Z" w16du:dateUtc="2025-09-12T12:01:00Z">
            <w:rPr/>
          </w:rPrChange>
        </w:rPr>
        <w:instrText>HYPERLINK "mailto:altug.didikoglu@manchester.ac.uk"</w:instrText>
      </w:r>
      <w:r w:rsidR="001C048D" w:rsidRPr="009C39B2">
        <w:rPr>
          <w:lang w:val="en-GB"/>
        </w:rPr>
      </w:r>
      <w:r w:rsidR="001C048D" w:rsidRPr="00234F97">
        <w:rPr>
          <w:lang w:val="en-GB"/>
          <w:rPrChange w:id="149" w:author="Johannes Zauner" w:date="2025-09-12T14:01:00Z" w16du:dateUtc="2025-09-12T12:01:00Z">
            <w:rPr/>
          </w:rPrChange>
        </w:rPr>
        <w:fldChar w:fldCharType="separate"/>
      </w:r>
      <w:r w:rsidR="001C048D" w:rsidRPr="00234F97">
        <w:rPr>
          <w:rStyle w:val="Hyperlink"/>
          <w:rFonts w:ascii="Arial" w:hAnsi="Arial" w:cs="Arial"/>
          <w:sz w:val="22"/>
          <w:szCs w:val="22"/>
          <w:lang w:val="en-GB"/>
          <w:rPrChange w:id="150" w:author="Johannes Zauner" w:date="2025-09-12T14:01:00Z" w16du:dateUtc="2025-09-12T12:01:00Z">
            <w:rPr>
              <w:rStyle w:val="Hyperlink"/>
              <w:rFonts w:ascii="Arial" w:hAnsi="Arial" w:cs="Arial"/>
              <w:sz w:val="22"/>
              <w:szCs w:val="22"/>
            </w:rPr>
          </w:rPrChange>
        </w:rPr>
        <w:t>altug.didikoglu@manchester.ac.uk</w:t>
      </w:r>
      <w:r w:rsidR="001C048D" w:rsidRPr="00234F97">
        <w:rPr>
          <w:lang w:val="en-GB"/>
          <w:rPrChange w:id="151" w:author="Johannes Zauner" w:date="2025-09-12T14:01:00Z" w16du:dateUtc="2025-09-12T12:01:00Z">
            <w:rPr/>
          </w:rPrChange>
        </w:rPr>
        <w:fldChar w:fldCharType="end"/>
      </w:r>
      <w:r w:rsidR="001C048D" w:rsidRPr="00234F97">
        <w:rPr>
          <w:rFonts w:ascii="Arial" w:hAnsi="Arial" w:cs="Arial"/>
          <w:color w:val="000000" w:themeColor="text1"/>
          <w:sz w:val="22"/>
          <w:szCs w:val="22"/>
          <w:lang w:val="en-GB"/>
          <w:rPrChange w:id="152" w:author="Johannes Zauner" w:date="2025-09-12T14:01:00Z" w16du:dateUtc="2025-09-12T12:01:00Z">
            <w:rPr>
              <w:rFonts w:ascii="Arial" w:hAnsi="Arial" w:cs="Arial"/>
              <w:color w:val="000000" w:themeColor="text1"/>
              <w:sz w:val="22"/>
              <w:szCs w:val="22"/>
            </w:rPr>
          </w:rPrChange>
        </w:rPr>
        <w:t xml:space="preserve"> </w:t>
      </w:r>
      <w:r w:rsidR="00FE1D78" w:rsidRPr="00234F97">
        <w:rPr>
          <w:rFonts w:ascii="Arial" w:hAnsi="Arial" w:cs="Arial"/>
          <w:b/>
          <w:bCs/>
          <w:color w:val="000000" w:themeColor="text1"/>
          <w:sz w:val="22"/>
          <w:szCs w:val="22"/>
          <w:lang w:val="en-GB"/>
          <w:rPrChange w:id="153" w:author="Johannes Zauner" w:date="2025-09-12T14:01:00Z" w16du:dateUtc="2025-09-12T12:01:00Z">
            <w:rPr>
              <w:rFonts w:ascii="Arial" w:hAnsi="Arial" w:cs="Arial"/>
              <w:b/>
              <w:bCs/>
              <w:color w:val="000000" w:themeColor="text1"/>
              <w:sz w:val="22"/>
              <w:szCs w:val="22"/>
            </w:rPr>
          </w:rPrChange>
        </w:rPr>
        <w:br w:type="page"/>
      </w:r>
    </w:p>
    <w:p w14:paraId="6059F278" w14:textId="7088D634" w:rsidR="007536C2" w:rsidRPr="00234F97" w:rsidRDefault="007A11A2" w:rsidP="0011244B">
      <w:pPr>
        <w:pStyle w:val="berschrift1"/>
        <w:spacing w:line="276" w:lineRule="auto"/>
        <w:rPr>
          <w:rFonts w:ascii="Arial" w:hAnsi="Arial" w:cs="Arial"/>
          <w:b/>
          <w:bCs/>
          <w:color w:val="000000" w:themeColor="text1"/>
          <w:sz w:val="22"/>
          <w:szCs w:val="22"/>
          <w:lang w:val="en-GB"/>
          <w:rPrChange w:id="15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155" w:author="Johannes Zauner" w:date="2025-09-12T14:01:00Z" w16du:dateUtc="2025-09-12T12:01:00Z">
            <w:rPr>
              <w:rFonts w:ascii="Arial" w:hAnsi="Arial" w:cs="Arial"/>
              <w:b/>
              <w:bCs/>
              <w:color w:val="000000" w:themeColor="text1"/>
              <w:sz w:val="22"/>
              <w:szCs w:val="22"/>
            </w:rPr>
          </w:rPrChange>
        </w:rPr>
        <w:lastRenderedPageBreak/>
        <w:t>Abstract</w:t>
      </w:r>
    </w:p>
    <w:p w14:paraId="1FCB8186" w14:textId="214EB01C" w:rsidR="005E005B" w:rsidRPr="00234F97" w:rsidRDefault="00114543" w:rsidP="002C692B">
      <w:pPr>
        <w:spacing w:line="276" w:lineRule="auto"/>
        <w:jc w:val="both"/>
        <w:rPr>
          <w:rFonts w:ascii="Arial" w:hAnsi="Arial" w:cs="Arial"/>
          <w:b/>
          <w:bCs/>
          <w:color w:val="000000" w:themeColor="text1"/>
          <w:sz w:val="22"/>
          <w:szCs w:val="22"/>
          <w:lang w:val="en-GB"/>
          <w:rPrChange w:id="156" w:author="Johannes Zauner" w:date="2025-09-12T14:01:00Z" w16du:dateUtc="2025-09-12T12:01:00Z">
            <w:rPr>
              <w:rFonts w:ascii="Arial" w:hAnsi="Arial" w:cs="Arial"/>
              <w:b/>
              <w:bCs/>
              <w:color w:val="000000" w:themeColor="text1"/>
              <w:sz w:val="22"/>
              <w:szCs w:val="22"/>
            </w:rPr>
          </w:rPrChange>
        </w:rPr>
      </w:pPr>
      <w:bookmarkStart w:id="157" w:name="_Hlk197156173"/>
      <w:r w:rsidRPr="00234F97">
        <w:rPr>
          <w:rFonts w:ascii="Arial" w:hAnsi="Arial" w:cs="Arial"/>
          <w:color w:val="000000" w:themeColor="text1"/>
          <w:sz w:val="22"/>
          <w:szCs w:val="22"/>
          <w:lang w:val="en-GB"/>
          <w:rPrChange w:id="158" w:author="Johannes Zauner" w:date="2025-09-12T14:01:00Z" w16du:dateUtc="2025-09-12T12:01:00Z">
            <w:rPr>
              <w:rFonts w:ascii="Arial" w:hAnsi="Arial" w:cs="Arial"/>
              <w:color w:val="000000" w:themeColor="text1"/>
              <w:sz w:val="22"/>
              <w:szCs w:val="22"/>
            </w:rPr>
          </w:rPrChange>
        </w:rPr>
        <w:t>Light plays a significant role in human physiology and behaviour, influencing sleep, mood, alertness</w:t>
      </w:r>
      <w:r w:rsidR="006B3780" w:rsidRPr="00234F97">
        <w:rPr>
          <w:rFonts w:ascii="Arial" w:hAnsi="Arial" w:cs="Arial"/>
          <w:color w:val="000000" w:themeColor="text1"/>
          <w:sz w:val="22"/>
          <w:szCs w:val="22"/>
          <w:lang w:val="en-GB"/>
          <w:rPrChange w:id="159"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60" w:author="Johannes Zauner" w:date="2025-09-12T14:01:00Z" w16du:dateUtc="2025-09-12T12:01:00Z">
            <w:rPr>
              <w:rFonts w:ascii="Arial" w:hAnsi="Arial" w:cs="Arial"/>
              <w:color w:val="000000" w:themeColor="text1"/>
              <w:sz w:val="22"/>
              <w:szCs w:val="22"/>
            </w:rPr>
          </w:rPrChange>
        </w:rPr>
        <w:t xml:space="preserve"> overall health. Yet light exposure remains a neglected determinant of health, with most evidence coming from high-income countries. This data note</w:t>
      </w:r>
      <w:ins w:id="161" w:author="Johannes Zauner" w:date="2025-09-12T14:01:00Z" w16du:dateUtc="2025-09-12T12:01:00Z">
        <w:r w:rsidR="00234F97" w:rsidRPr="00234F97">
          <w:rPr>
            <w:rFonts w:ascii="Arial" w:hAnsi="Arial" w:cs="Arial"/>
            <w:color w:val="000000" w:themeColor="text1"/>
            <w:sz w:val="22"/>
            <w:szCs w:val="22"/>
            <w:lang w:val="en-GB"/>
            <w:rPrChange w:id="162" w:author="Johannes Zauner" w:date="2025-09-12T14:01:00Z" w16du:dateUtc="2025-09-12T12:01:00Z">
              <w:rPr>
                <w:rFonts w:ascii="Arial" w:hAnsi="Arial" w:cs="Arial"/>
                <w:color w:val="000000" w:themeColor="text1"/>
                <w:sz w:val="22"/>
                <w:szCs w:val="22"/>
              </w:rPr>
            </w:rPrChange>
          </w:rPr>
          <w:t xml:space="preserve"> is part of a </w:t>
        </w:r>
        <w:r w:rsidR="00234F97">
          <w:rPr>
            <w:rFonts w:ascii="Arial" w:hAnsi="Arial" w:cs="Arial"/>
            <w:color w:val="000000" w:themeColor="text1"/>
            <w:sz w:val="22"/>
            <w:szCs w:val="22"/>
            <w:lang w:val="en-GB"/>
          </w:rPr>
          <w:t>series</w:t>
        </w:r>
        <w:r w:rsidR="00234F97" w:rsidRPr="00234F97">
          <w:rPr>
            <w:rFonts w:ascii="Arial" w:hAnsi="Arial" w:cs="Arial"/>
            <w:color w:val="000000" w:themeColor="text1"/>
            <w:sz w:val="22"/>
            <w:szCs w:val="22"/>
            <w:lang w:val="en-GB"/>
            <w:rPrChange w:id="163" w:author="Johannes Zauner" w:date="2025-09-12T14:01:00Z" w16du:dateUtc="2025-09-12T12:01:00Z">
              <w:rPr>
                <w:rFonts w:ascii="Arial" w:hAnsi="Arial" w:cs="Arial"/>
                <w:color w:val="000000" w:themeColor="text1"/>
                <w:sz w:val="22"/>
                <w:szCs w:val="22"/>
              </w:rPr>
            </w:rPrChange>
          </w:rPr>
          <w:t xml:space="preserve"> of indepen</w:t>
        </w:r>
      </w:ins>
      <w:ins w:id="164" w:author="Johannes Zauner" w:date="2025-09-12T14:02:00Z" w16du:dateUtc="2025-09-12T12:02:00Z">
        <w:r w:rsidR="00234F97">
          <w:rPr>
            <w:rFonts w:ascii="Arial" w:hAnsi="Arial" w:cs="Arial"/>
            <w:color w:val="000000" w:themeColor="text1"/>
            <w:sz w:val="22"/>
            <w:szCs w:val="22"/>
            <w:lang w:val="en-GB"/>
          </w:rPr>
          <w:t>d</w:t>
        </w:r>
      </w:ins>
      <w:ins w:id="165" w:author="Johannes Zauner" w:date="2025-09-12T14:01:00Z" w16du:dateUtc="2025-09-12T12:01:00Z">
        <w:r w:rsidR="00234F97" w:rsidRPr="00234F97">
          <w:rPr>
            <w:rFonts w:ascii="Arial" w:hAnsi="Arial" w:cs="Arial"/>
            <w:color w:val="000000" w:themeColor="text1"/>
            <w:sz w:val="22"/>
            <w:szCs w:val="22"/>
            <w:lang w:val="en-GB"/>
            <w:rPrChange w:id="166" w:author="Johannes Zauner" w:date="2025-09-12T14:01:00Z" w16du:dateUtc="2025-09-12T12:01:00Z">
              <w:rPr>
                <w:rFonts w:ascii="Arial" w:hAnsi="Arial" w:cs="Arial"/>
                <w:color w:val="000000" w:themeColor="text1"/>
                <w:sz w:val="22"/>
                <w:szCs w:val="22"/>
              </w:rPr>
            </w:rPrChange>
          </w:rPr>
          <w:t>ent colle</w:t>
        </w:r>
        <w:r w:rsidR="00234F97">
          <w:rPr>
            <w:rFonts w:ascii="Arial" w:hAnsi="Arial" w:cs="Arial"/>
            <w:color w:val="000000" w:themeColor="text1"/>
            <w:sz w:val="22"/>
            <w:szCs w:val="22"/>
            <w:lang w:val="en-GB"/>
          </w:rPr>
          <w:t xml:space="preserve">ctions </w:t>
        </w:r>
      </w:ins>
      <w:ins w:id="167" w:author="Johannes Zauner" w:date="2025-09-12T14:02:00Z" w16du:dateUtc="2025-09-12T12:02:00Z">
        <w:r w:rsidR="00234F97">
          <w:rPr>
            <w:rFonts w:ascii="Arial" w:hAnsi="Arial" w:cs="Arial"/>
            <w:color w:val="000000" w:themeColor="text1"/>
            <w:sz w:val="22"/>
            <w:szCs w:val="22"/>
            <w:lang w:val="en-GB"/>
          </w:rPr>
          <w:t>following</w:t>
        </w:r>
      </w:ins>
      <w:ins w:id="168" w:author="Johannes Zauner" w:date="2025-09-12T14:01:00Z" w16du:dateUtc="2025-09-12T12:01:00Z">
        <w:r w:rsidR="00234F97">
          <w:rPr>
            <w:rFonts w:ascii="Arial" w:hAnsi="Arial" w:cs="Arial"/>
            <w:color w:val="000000" w:themeColor="text1"/>
            <w:sz w:val="22"/>
            <w:szCs w:val="22"/>
            <w:lang w:val="en-GB"/>
          </w:rPr>
          <w:t xml:space="preserve"> a </w:t>
        </w:r>
      </w:ins>
      <w:ins w:id="169" w:author="Johannes Zauner" w:date="2025-09-12T14:02:00Z" w16du:dateUtc="2025-09-12T12:02:00Z">
        <w:r w:rsidR="00234F97">
          <w:rPr>
            <w:rFonts w:ascii="Arial" w:hAnsi="Arial" w:cs="Arial"/>
            <w:color w:val="000000" w:themeColor="text1"/>
            <w:sz w:val="22"/>
            <w:szCs w:val="22"/>
            <w:lang w:val="en-GB"/>
          </w:rPr>
          <w:t>common protocol and</w:t>
        </w:r>
      </w:ins>
      <w:r w:rsidRPr="00234F97">
        <w:rPr>
          <w:rFonts w:ascii="Arial" w:hAnsi="Arial" w:cs="Arial"/>
          <w:color w:val="000000" w:themeColor="text1"/>
          <w:sz w:val="22"/>
          <w:szCs w:val="22"/>
          <w:lang w:val="en-GB"/>
          <w:rPrChange w:id="170" w:author="Johannes Zauner" w:date="2025-09-12T14:01:00Z" w16du:dateUtc="2025-09-12T12:01:00Z">
            <w:rPr>
              <w:rFonts w:ascii="Arial" w:hAnsi="Arial" w:cs="Arial"/>
              <w:color w:val="000000" w:themeColor="text1"/>
              <w:sz w:val="22"/>
              <w:szCs w:val="22"/>
            </w:rPr>
          </w:rPrChange>
        </w:rPr>
        <w:t xml:space="preserve"> presents a dataset collected in </w:t>
      </w:r>
      <w:r w:rsidR="00F92119" w:rsidRPr="00234F97">
        <w:rPr>
          <w:rFonts w:ascii="Arial" w:hAnsi="Arial" w:cs="Arial"/>
          <w:color w:val="000000" w:themeColor="text1"/>
          <w:sz w:val="22"/>
          <w:szCs w:val="22"/>
          <w:lang w:val="en-GB"/>
          <w:rPrChange w:id="171" w:author="Johannes Zauner" w:date="2025-09-12T14:01:00Z" w16du:dateUtc="2025-09-12T12:01:00Z">
            <w:rPr>
              <w:rFonts w:ascii="Arial" w:hAnsi="Arial" w:cs="Arial"/>
              <w:color w:val="000000" w:themeColor="text1"/>
              <w:sz w:val="22"/>
              <w:szCs w:val="22"/>
            </w:rPr>
          </w:rPrChange>
        </w:rPr>
        <w:t>Izmir</w:t>
      </w:r>
      <w:r w:rsidRPr="00234F97">
        <w:rPr>
          <w:rFonts w:ascii="Arial" w:hAnsi="Arial" w:cs="Arial"/>
          <w:color w:val="000000" w:themeColor="text1"/>
          <w:sz w:val="22"/>
          <w:szCs w:val="22"/>
          <w:lang w:val="en-GB"/>
          <w:rPrChange w:id="172"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173"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174" w:author="Johannes Zauner" w:date="2025-09-12T14:01:00Z" w16du:dateUtc="2025-09-12T12:01:00Z">
            <w:rPr>
              <w:rFonts w:ascii="Arial" w:hAnsi="Arial" w:cs="Arial"/>
              <w:color w:val="000000" w:themeColor="text1"/>
              <w:sz w:val="22"/>
              <w:szCs w:val="22"/>
            </w:rPr>
          </w:rPrChange>
        </w:rPr>
        <w:t xml:space="preserve">, between </w:t>
      </w:r>
      <w:r w:rsidR="00F92119" w:rsidRPr="00234F97">
        <w:rPr>
          <w:rFonts w:ascii="Arial" w:hAnsi="Arial" w:cs="Arial"/>
          <w:color w:val="000000" w:themeColor="text1"/>
          <w:sz w:val="22"/>
          <w:szCs w:val="22"/>
          <w:lang w:val="en-GB"/>
          <w:rPrChange w:id="175" w:author="Johannes Zauner" w:date="2025-09-12T14:01:00Z" w16du:dateUtc="2025-09-12T12:01:00Z">
            <w:rPr>
              <w:rFonts w:ascii="Arial" w:hAnsi="Arial" w:cs="Arial"/>
              <w:color w:val="000000" w:themeColor="text1"/>
              <w:sz w:val="22"/>
              <w:szCs w:val="22"/>
            </w:rPr>
          </w:rPrChange>
        </w:rPr>
        <w:t xml:space="preserve">December 2024 </w:t>
      </w:r>
      <w:del w:id="176" w:author="Johannes Zauner" w:date="2025-09-12T14:02:00Z" w16du:dateUtc="2025-09-12T12:02:00Z">
        <w:r w:rsidR="00F92119" w:rsidRPr="00234F97" w:rsidDel="00234F97">
          <w:rPr>
            <w:rFonts w:ascii="Arial" w:hAnsi="Arial" w:cs="Arial"/>
            <w:color w:val="000000" w:themeColor="text1"/>
            <w:sz w:val="22"/>
            <w:szCs w:val="22"/>
            <w:lang w:val="en-GB"/>
            <w:rPrChange w:id="177" w:author="Johannes Zauner" w:date="2025-09-12T14:01:00Z" w16du:dateUtc="2025-09-12T12:01:00Z">
              <w:rPr>
                <w:rFonts w:ascii="Arial" w:hAnsi="Arial" w:cs="Arial"/>
                <w:color w:val="000000" w:themeColor="text1"/>
                <w:sz w:val="22"/>
                <w:szCs w:val="22"/>
              </w:rPr>
            </w:rPrChange>
          </w:rPr>
          <w:delText>to</w:delText>
        </w:r>
      </w:del>
      <w:ins w:id="178" w:author="Johannes Zauner" w:date="2025-09-12T14:02:00Z" w16du:dateUtc="2025-09-12T12:02:00Z">
        <w:r w:rsidR="00234F97">
          <w:rPr>
            <w:rFonts w:ascii="Arial" w:hAnsi="Arial" w:cs="Arial"/>
            <w:color w:val="000000" w:themeColor="text1"/>
            <w:sz w:val="22"/>
            <w:szCs w:val="22"/>
            <w:lang w:val="en-GB"/>
          </w:rPr>
          <w:t>and</w:t>
        </w:r>
      </w:ins>
      <w:r w:rsidR="00F92119" w:rsidRPr="00234F97">
        <w:rPr>
          <w:rFonts w:ascii="Arial" w:hAnsi="Arial" w:cs="Arial"/>
          <w:color w:val="000000" w:themeColor="text1"/>
          <w:sz w:val="22"/>
          <w:szCs w:val="22"/>
          <w:lang w:val="en-GB"/>
          <w:rPrChange w:id="179" w:author="Johannes Zauner" w:date="2025-09-12T14:01:00Z" w16du:dateUtc="2025-09-12T12:01:00Z">
            <w:rPr>
              <w:rFonts w:ascii="Arial" w:hAnsi="Arial" w:cs="Arial"/>
              <w:color w:val="000000" w:themeColor="text1"/>
              <w:sz w:val="22"/>
              <w:szCs w:val="22"/>
            </w:rPr>
          </w:rPrChange>
        </w:rPr>
        <w:t xml:space="preserve"> June 2025</w:t>
      </w:r>
      <w:r w:rsidRPr="00234F97">
        <w:rPr>
          <w:rFonts w:ascii="Arial" w:hAnsi="Arial" w:cs="Arial"/>
          <w:color w:val="000000" w:themeColor="text1"/>
          <w:sz w:val="22"/>
          <w:szCs w:val="22"/>
          <w:lang w:val="en-GB"/>
          <w:rPrChange w:id="180" w:author="Johannes Zauner" w:date="2025-09-12T14:01:00Z" w16du:dateUtc="2025-09-12T12:01:00Z">
            <w:rPr>
              <w:rFonts w:ascii="Arial" w:hAnsi="Arial" w:cs="Arial"/>
              <w:color w:val="000000" w:themeColor="text1"/>
              <w:sz w:val="22"/>
              <w:szCs w:val="22"/>
            </w:rPr>
          </w:rPrChange>
        </w:rPr>
        <w:t xml:space="preserve">, containing personal light exposure measured with wearable </w:t>
      </w:r>
      <w:proofErr w:type="spellStart"/>
      <w:r w:rsidRPr="00234F97">
        <w:rPr>
          <w:rFonts w:ascii="Arial" w:hAnsi="Arial" w:cs="Arial"/>
          <w:color w:val="000000" w:themeColor="text1"/>
          <w:sz w:val="22"/>
          <w:szCs w:val="22"/>
          <w:lang w:val="en-GB"/>
          <w:rPrChange w:id="181" w:author="Johannes Zauner" w:date="2025-09-12T14:01:00Z" w16du:dateUtc="2025-09-12T12:01:00Z">
            <w:rPr>
              <w:rFonts w:ascii="Arial" w:hAnsi="Arial" w:cs="Arial"/>
              <w:color w:val="000000" w:themeColor="text1"/>
              <w:sz w:val="22"/>
              <w:szCs w:val="22"/>
            </w:rPr>
          </w:rPrChange>
        </w:rPr>
        <w:t>melanopic</w:t>
      </w:r>
      <w:proofErr w:type="spellEnd"/>
      <w:r w:rsidRPr="00234F97">
        <w:rPr>
          <w:rFonts w:ascii="Arial" w:hAnsi="Arial" w:cs="Arial"/>
          <w:color w:val="000000" w:themeColor="text1"/>
          <w:sz w:val="22"/>
          <w:szCs w:val="22"/>
          <w:lang w:val="en-GB"/>
          <w:rPrChange w:id="182" w:author="Johannes Zauner" w:date="2025-09-12T14:01:00Z" w16du:dateUtc="2025-09-12T12:01:00Z">
            <w:rPr>
              <w:rFonts w:ascii="Arial" w:hAnsi="Arial" w:cs="Arial"/>
              <w:color w:val="000000" w:themeColor="text1"/>
              <w:sz w:val="22"/>
              <w:szCs w:val="22"/>
            </w:rPr>
          </w:rPrChange>
        </w:rPr>
        <w:t xml:space="preserve"> light loggers alongside behavioural and environmental factors obtained through self-reports. </w:t>
      </w:r>
      <w:r w:rsidR="00F92119" w:rsidRPr="00234F97">
        <w:rPr>
          <w:rFonts w:ascii="Arial" w:hAnsi="Arial" w:cs="Arial"/>
          <w:color w:val="000000" w:themeColor="text1"/>
          <w:sz w:val="22"/>
          <w:szCs w:val="22"/>
          <w:lang w:val="en-GB"/>
          <w:rPrChange w:id="183" w:author="Johannes Zauner" w:date="2025-09-12T14:01:00Z" w16du:dateUtc="2025-09-12T12:01:00Z">
            <w:rPr>
              <w:rFonts w:ascii="Arial" w:hAnsi="Arial" w:cs="Arial"/>
              <w:color w:val="000000" w:themeColor="text1"/>
              <w:sz w:val="22"/>
              <w:szCs w:val="22"/>
            </w:rPr>
          </w:rPrChange>
        </w:rPr>
        <w:t>Seventeen</w:t>
      </w:r>
      <w:r w:rsidRPr="00234F97">
        <w:rPr>
          <w:rFonts w:ascii="Arial" w:hAnsi="Arial" w:cs="Arial"/>
          <w:color w:val="000000" w:themeColor="text1"/>
          <w:sz w:val="22"/>
          <w:szCs w:val="22"/>
          <w:lang w:val="en-GB"/>
          <w:rPrChange w:id="184" w:author="Johannes Zauner" w:date="2025-09-12T14:01:00Z" w16du:dateUtc="2025-09-12T12:01:00Z">
            <w:rPr>
              <w:rFonts w:ascii="Arial" w:hAnsi="Arial" w:cs="Arial"/>
              <w:color w:val="000000" w:themeColor="text1"/>
              <w:sz w:val="22"/>
              <w:szCs w:val="22"/>
            </w:rPr>
          </w:rPrChange>
        </w:rPr>
        <w:t xml:space="preserve"> participants (n=</w:t>
      </w:r>
      <w:r w:rsidR="00F92119" w:rsidRPr="00234F97">
        <w:rPr>
          <w:rFonts w:ascii="Arial" w:hAnsi="Arial" w:cs="Arial"/>
          <w:color w:val="000000" w:themeColor="text1"/>
          <w:sz w:val="22"/>
          <w:szCs w:val="22"/>
          <w:lang w:val="en-GB"/>
          <w:rPrChange w:id="185" w:author="Johannes Zauner" w:date="2025-09-12T14:01:00Z" w16du:dateUtc="2025-09-12T12:01:00Z">
            <w:rPr>
              <w:rFonts w:ascii="Arial" w:hAnsi="Arial" w:cs="Arial"/>
              <w:color w:val="000000" w:themeColor="text1"/>
              <w:sz w:val="22"/>
              <w:szCs w:val="22"/>
            </w:rPr>
          </w:rPrChange>
        </w:rPr>
        <w:t>11</w:t>
      </w:r>
      <w:r w:rsidRPr="00234F97">
        <w:rPr>
          <w:rFonts w:ascii="Arial" w:hAnsi="Arial" w:cs="Arial"/>
          <w:color w:val="000000" w:themeColor="text1"/>
          <w:sz w:val="22"/>
          <w:szCs w:val="22"/>
          <w:lang w:val="en-GB"/>
          <w:rPrChange w:id="186" w:author="Johannes Zauner" w:date="2025-09-12T14:01:00Z" w16du:dateUtc="2025-09-12T12:01:00Z">
            <w:rPr>
              <w:rFonts w:ascii="Arial" w:hAnsi="Arial" w:cs="Arial"/>
              <w:color w:val="000000" w:themeColor="text1"/>
              <w:sz w:val="22"/>
              <w:szCs w:val="22"/>
            </w:rPr>
          </w:rPrChange>
        </w:rPr>
        <w:t xml:space="preserve"> female, </w:t>
      </w:r>
      <w:proofErr w:type="spellStart"/>
      <w:r w:rsidRPr="00234F97">
        <w:rPr>
          <w:rFonts w:ascii="Arial" w:hAnsi="Arial" w:cs="Arial"/>
          <w:color w:val="000000" w:themeColor="text1"/>
          <w:sz w:val="22"/>
          <w:szCs w:val="22"/>
          <w:lang w:val="en-GB"/>
          <w:rPrChange w:id="187" w:author="Johannes Zauner" w:date="2025-09-12T14:01:00Z" w16du:dateUtc="2025-09-12T12:01:00Z">
            <w:rPr>
              <w:rFonts w:ascii="Arial" w:hAnsi="Arial" w:cs="Arial"/>
              <w:color w:val="000000" w:themeColor="text1"/>
              <w:sz w:val="22"/>
              <w:szCs w:val="22"/>
            </w:rPr>
          </w:rPrChange>
        </w:rPr>
        <w:t>mean±SD</w:t>
      </w:r>
      <w:proofErr w:type="spellEnd"/>
      <w:r w:rsidRPr="00234F97">
        <w:rPr>
          <w:rFonts w:ascii="Arial" w:hAnsi="Arial" w:cs="Arial"/>
          <w:color w:val="000000" w:themeColor="text1"/>
          <w:sz w:val="22"/>
          <w:szCs w:val="22"/>
          <w:lang w:val="en-GB"/>
          <w:rPrChange w:id="188" w:author="Johannes Zauner" w:date="2025-09-12T14:01:00Z" w16du:dateUtc="2025-09-12T12:01:00Z">
            <w:rPr>
              <w:rFonts w:ascii="Arial" w:hAnsi="Arial" w:cs="Arial"/>
              <w:color w:val="000000" w:themeColor="text1"/>
              <w:sz w:val="22"/>
              <w:szCs w:val="22"/>
            </w:rPr>
          </w:rPrChange>
        </w:rPr>
        <w:t xml:space="preserve"> age </w:t>
      </w:r>
      <w:r w:rsidR="00F92119" w:rsidRPr="00234F97">
        <w:rPr>
          <w:rFonts w:ascii="Arial" w:hAnsi="Arial" w:cs="Arial"/>
          <w:color w:val="000000" w:themeColor="text1"/>
          <w:sz w:val="22"/>
          <w:szCs w:val="22"/>
          <w:lang w:val="en-GB"/>
          <w:rPrChange w:id="189" w:author="Johannes Zauner" w:date="2025-09-12T14:01:00Z" w16du:dateUtc="2025-09-12T12:01:00Z">
            <w:rPr>
              <w:rFonts w:ascii="Arial" w:hAnsi="Arial" w:cs="Arial"/>
              <w:color w:val="000000" w:themeColor="text1"/>
              <w:sz w:val="22"/>
              <w:szCs w:val="22"/>
            </w:rPr>
          </w:rPrChange>
        </w:rPr>
        <w:t>24.7</w:t>
      </w:r>
      <w:r w:rsidRPr="00234F97">
        <w:rPr>
          <w:rFonts w:ascii="Arial" w:hAnsi="Arial" w:cs="Arial"/>
          <w:color w:val="000000" w:themeColor="text1"/>
          <w:sz w:val="22"/>
          <w:szCs w:val="22"/>
          <w:lang w:val="en-GB"/>
          <w:rPrChange w:id="190" w:author="Johannes Zauner" w:date="2025-09-12T14:01:00Z" w16du:dateUtc="2025-09-12T12:01:00Z">
            <w:rPr>
              <w:rFonts w:ascii="Arial" w:hAnsi="Arial" w:cs="Arial"/>
              <w:color w:val="000000" w:themeColor="text1"/>
              <w:sz w:val="22"/>
              <w:szCs w:val="22"/>
            </w:rPr>
          </w:rPrChange>
        </w:rPr>
        <w:t>±</w:t>
      </w:r>
      <w:r w:rsidR="00F92119" w:rsidRPr="00234F97">
        <w:rPr>
          <w:rFonts w:ascii="Arial" w:hAnsi="Arial" w:cs="Arial"/>
          <w:color w:val="000000" w:themeColor="text1"/>
          <w:sz w:val="22"/>
          <w:szCs w:val="22"/>
          <w:lang w:val="en-GB"/>
          <w:rPrChange w:id="191" w:author="Johannes Zauner" w:date="2025-09-12T14:01:00Z" w16du:dateUtc="2025-09-12T12:01:00Z">
            <w:rPr>
              <w:rFonts w:ascii="Arial" w:hAnsi="Arial" w:cs="Arial"/>
              <w:color w:val="000000" w:themeColor="text1"/>
              <w:sz w:val="22"/>
              <w:szCs w:val="22"/>
            </w:rPr>
          </w:rPrChange>
        </w:rPr>
        <w:t>2.9</w:t>
      </w:r>
      <w:r w:rsidRPr="00234F97">
        <w:rPr>
          <w:rFonts w:ascii="Arial" w:hAnsi="Arial" w:cs="Arial"/>
          <w:color w:val="000000" w:themeColor="text1"/>
          <w:sz w:val="22"/>
          <w:szCs w:val="22"/>
          <w:lang w:val="en-GB"/>
          <w:rPrChange w:id="192" w:author="Johannes Zauner" w:date="2025-09-12T14:01:00Z" w16du:dateUtc="2025-09-12T12:01:00Z">
            <w:rPr>
              <w:rFonts w:ascii="Arial" w:hAnsi="Arial" w:cs="Arial"/>
              <w:color w:val="000000" w:themeColor="text1"/>
              <w:sz w:val="22"/>
              <w:szCs w:val="22"/>
            </w:rPr>
          </w:rPrChange>
        </w:rPr>
        <w:t xml:space="preserve"> years) wore three </w:t>
      </w:r>
      <w:proofErr w:type="spellStart"/>
      <w:r w:rsidRPr="00234F97">
        <w:rPr>
          <w:rFonts w:ascii="Arial" w:hAnsi="Arial" w:cs="Arial"/>
          <w:color w:val="000000" w:themeColor="text1"/>
          <w:sz w:val="22"/>
          <w:szCs w:val="22"/>
          <w:lang w:val="en-GB"/>
          <w:rPrChange w:id="193" w:author="Johannes Zauner" w:date="2025-09-12T14:01:00Z" w16du:dateUtc="2025-09-12T12:01:00Z">
            <w:rPr>
              <w:rFonts w:ascii="Arial" w:hAnsi="Arial" w:cs="Arial"/>
              <w:color w:val="000000" w:themeColor="text1"/>
              <w:sz w:val="22"/>
              <w:szCs w:val="22"/>
            </w:rPr>
          </w:rPrChange>
        </w:rPr>
        <w:t>ActLumus</w:t>
      </w:r>
      <w:proofErr w:type="spellEnd"/>
      <w:r w:rsidRPr="00234F97">
        <w:rPr>
          <w:rFonts w:ascii="Arial" w:hAnsi="Arial" w:cs="Arial"/>
          <w:color w:val="000000" w:themeColor="text1"/>
          <w:sz w:val="22"/>
          <w:szCs w:val="22"/>
          <w:lang w:val="en-GB"/>
          <w:rPrChange w:id="194" w:author="Johannes Zauner" w:date="2025-09-12T14:01:00Z" w16du:dateUtc="2025-09-12T12:01:00Z">
            <w:rPr>
              <w:rFonts w:ascii="Arial" w:hAnsi="Arial" w:cs="Arial"/>
              <w:color w:val="000000" w:themeColor="text1"/>
              <w:sz w:val="22"/>
              <w:szCs w:val="22"/>
            </w:rPr>
          </w:rPrChange>
        </w:rPr>
        <w:t xml:space="preserve"> light-logging devices continuously for seven days, recording light exposure every 10 seconds at the near-corneal plane, chest</w:t>
      </w:r>
      <w:r w:rsidR="006B3780" w:rsidRPr="00234F97">
        <w:rPr>
          <w:rFonts w:ascii="Arial" w:hAnsi="Arial" w:cs="Arial"/>
          <w:color w:val="000000" w:themeColor="text1"/>
          <w:sz w:val="22"/>
          <w:szCs w:val="22"/>
          <w:lang w:val="en-GB"/>
          <w:rPrChange w:id="195"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96" w:author="Johannes Zauner" w:date="2025-09-12T14:01:00Z" w16du:dateUtc="2025-09-12T12:01:00Z">
            <w:rPr>
              <w:rFonts w:ascii="Arial" w:hAnsi="Arial" w:cs="Arial"/>
              <w:color w:val="000000" w:themeColor="text1"/>
              <w:sz w:val="22"/>
              <w:szCs w:val="22"/>
            </w:rPr>
          </w:rPrChange>
        </w:rPr>
        <w:t xml:space="preserve"> wrist. Participants also completed daily questionnaires on sleep, mood</w:t>
      </w:r>
      <w:r w:rsidR="006B3780" w:rsidRPr="00234F97">
        <w:rPr>
          <w:rFonts w:ascii="Arial" w:hAnsi="Arial" w:cs="Arial"/>
          <w:color w:val="000000" w:themeColor="text1"/>
          <w:sz w:val="22"/>
          <w:szCs w:val="22"/>
          <w:lang w:val="en-GB"/>
          <w:rPrChange w:id="197"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198" w:author="Johannes Zauner" w:date="2025-09-12T14:01:00Z" w16du:dateUtc="2025-09-12T12:01:00Z">
            <w:rPr>
              <w:rFonts w:ascii="Arial" w:hAnsi="Arial" w:cs="Arial"/>
              <w:color w:val="000000" w:themeColor="text1"/>
              <w:sz w:val="22"/>
              <w:szCs w:val="22"/>
            </w:rPr>
          </w:rPrChange>
        </w:rPr>
        <w:t xml:space="preserve"> physical activity, as well as structured assessments of their sleep environment and light-related behaviours. This dataset provides the first high-resolution account of daily light exposure in </w:t>
      </w:r>
      <w:r w:rsidR="00F92119" w:rsidRPr="00234F97">
        <w:rPr>
          <w:rFonts w:ascii="Arial" w:hAnsi="Arial" w:cs="Arial"/>
          <w:color w:val="000000" w:themeColor="text1"/>
          <w:sz w:val="22"/>
          <w:szCs w:val="22"/>
          <w:lang w:val="en-GB"/>
          <w:rPrChange w:id="199"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200" w:author="Johannes Zauner" w:date="2025-09-12T14:01:00Z" w16du:dateUtc="2025-09-12T12:01:00Z">
            <w:rPr>
              <w:rFonts w:ascii="Arial" w:hAnsi="Arial" w:cs="Arial"/>
              <w:color w:val="000000" w:themeColor="text1"/>
              <w:sz w:val="22"/>
              <w:szCs w:val="22"/>
            </w:rPr>
          </w:rPrChange>
        </w:rPr>
        <w:t>. By enabling cross-context comparisons, it contributes to understanding the diversity of light environments globally and can inform interventions for sleep health, mental health</w:t>
      </w:r>
      <w:r w:rsidR="006B3780" w:rsidRPr="00234F97">
        <w:rPr>
          <w:rFonts w:ascii="Arial" w:hAnsi="Arial" w:cs="Arial"/>
          <w:color w:val="000000" w:themeColor="text1"/>
          <w:sz w:val="22"/>
          <w:szCs w:val="22"/>
          <w:lang w:val="en-GB"/>
          <w:rPrChange w:id="201"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02" w:author="Johannes Zauner" w:date="2025-09-12T14:01:00Z" w16du:dateUtc="2025-09-12T12:01:00Z">
            <w:rPr>
              <w:rFonts w:ascii="Arial" w:hAnsi="Arial" w:cs="Arial"/>
              <w:color w:val="000000" w:themeColor="text1"/>
              <w:sz w:val="22"/>
              <w:szCs w:val="22"/>
            </w:rPr>
          </w:rPrChange>
        </w:rPr>
        <w:t xml:space="preserve"> chronic disease prevention.</w:t>
      </w:r>
      <w:r w:rsidR="005E005B" w:rsidRPr="00234F97">
        <w:rPr>
          <w:rFonts w:ascii="Arial" w:hAnsi="Arial" w:cs="Arial"/>
          <w:b/>
          <w:bCs/>
          <w:color w:val="000000" w:themeColor="text1"/>
          <w:sz w:val="22"/>
          <w:szCs w:val="22"/>
          <w:lang w:val="en-GB"/>
          <w:rPrChange w:id="203" w:author="Johannes Zauner" w:date="2025-09-12T14:01:00Z" w16du:dateUtc="2025-09-12T12:01:00Z">
            <w:rPr>
              <w:rFonts w:ascii="Arial" w:hAnsi="Arial" w:cs="Arial"/>
              <w:b/>
              <w:bCs/>
              <w:color w:val="000000" w:themeColor="text1"/>
              <w:sz w:val="22"/>
              <w:szCs w:val="22"/>
            </w:rPr>
          </w:rPrChange>
        </w:rPr>
        <w:br w:type="page"/>
      </w:r>
    </w:p>
    <w:p w14:paraId="789A8C0F" w14:textId="5178BBDA" w:rsidR="00963CA7" w:rsidRPr="00234F97" w:rsidRDefault="00963CA7" w:rsidP="0011244B">
      <w:pPr>
        <w:pStyle w:val="berschrift1"/>
        <w:spacing w:line="276" w:lineRule="auto"/>
        <w:rPr>
          <w:rFonts w:ascii="Arial" w:hAnsi="Arial" w:cs="Arial"/>
          <w:b/>
          <w:bCs/>
          <w:color w:val="000000" w:themeColor="text1"/>
          <w:sz w:val="22"/>
          <w:szCs w:val="22"/>
          <w:lang w:val="en-GB"/>
          <w:rPrChange w:id="20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205" w:author="Johannes Zauner" w:date="2025-09-12T14:01:00Z" w16du:dateUtc="2025-09-12T12:01:00Z">
            <w:rPr>
              <w:rFonts w:ascii="Arial" w:hAnsi="Arial" w:cs="Arial"/>
              <w:b/>
              <w:bCs/>
              <w:color w:val="000000" w:themeColor="text1"/>
              <w:sz w:val="22"/>
              <w:szCs w:val="22"/>
            </w:rPr>
          </w:rPrChange>
        </w:rPr>
        <w:lastRenderedPageBreak/>
        <w:t>Keywords</w:t>
      </w:r>
    </w:p>
    <w:p w14:paraId="24409A4F" w14:textId="7D512AC8" w:rsidR="007A11A2" w:rsidRPr="00234F97" w:rsidRDefault="00472844" w:rsidP="0011244B">
      <w:pPr>
        <w:spacing w:line="276" w:lineRule="auto"/>
        <w:jc w:val="both"/>
        <w:rPr>
          <w:rFonts w:ascii="Arial" w:hAnsi="Arial" w:cs="Arial"/>
          <w:color w:val="000000" w:themeColor="text1"/>
          <w:sz w:val="22"/>
          <w:szCs w:val="22"/>
          <w:lang w:val="en-GB"/>
          <w:rPrChange w:id="20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207" w:author="Johannes Zauner" w:date="2025-09-12T14:01:00Z" w16du:dateUtc="2025-09-12T12:01:00Z">
            <w:rPr>
              <w:rFonts w:ascii="Arial" w:hAnsi="Arial" w:cs="Arial"/>
              <w:color w:val="000000" w:themeColor="text1"/>
              <w:sz w:val="22"/>
              <w:szCs w:val="22"/>
            </w:rPr>
          </w:rPrChange>
        </w:rPr>
        <w:t>p</w:t>
      </w:r>
      <w:r w:rsidR="003E68EE" w:rsidRPr="00234F97">
        <w:rPr>
          <w:rFonts w:ascii="Arial" w:hAnsi="Arial" w:cs="Arial"/>
          <w:color w:val="000000" w:themeColor="text1"/>
          <w:sz w:val="22"/>
          <w:szCs w:val="22"/>
          <w:lang w:val="en-GB"/>
          <w:rPrChange w:id="208" w:author="Johannes Zauner" w:date="2025-09-12T14:01:00Z" w16du:dateUtc="2025-09-12T12:01:00Z">
            <w:rPr>
              <w:rFonts w:ascii="Arial" w:hAnsi="Arial" w:cs="Arial"/>
              <w:color w:val="000000" w:themeColor="text1"/>
              <w:sz w:val="22"/>
              <w:szCs w:val="22"/>
            </w:rPr>
          </w:rPrChange>
        </w:rPr>
        <w:t xml:space="preserve">ersonal </w:t>
      </w:r>
      <w:r w:rsidRPr="00234F97">
        <w:rPr>
          <w:rFonts w:ascii="Arial" w:hAnsi="Arial" w:cs="Arial"/>
          <w:color w:val="000000" w:themeColor="text1"/>
          <w:sz w:val="22"/>
          <w:szCs w:val="22"/>
          <w:lang w:val="en-GB"/>
          <w:rPrChange w:id="209"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210" w:author="Johannes Zauner" w:date="2025-09-12T14:01:00Z" w16du:dateUtc="2025-09-12T12:01:00Z">
            <w:rPr>
              <w:rFonts w:ascii="Arial" w:hAnsi="Arial" w:cs="Arial"/>
              <w:color w:val="000000" w:themeColor="text1"/>
              <w:sz w:val="22"/>
              <w:szCs w:val="22"/>
            </w:rPr>
          </w:rPrChange>
        </w:rPr>
        <w:t xml:space="preserve">ight </w:t>
      </w:r>
      <w:r w:rsidRPr="00234F97">
        <w:rPr>
          <w:rFonts w:ascii="Arial" w:hAnsi="Arial" w:cs="Arial"/>
          <w:color w:val="000000" w:themeColor="text1"/>
          <w:sz w:val="22"/>
          <w:szCs w:val="22"/>
          <w:lang w:val="en-GB"/>
          <w:rPrChange w:id="211" w:author="Johannes Zauner" w:date="2025-09-12T14:01:00Z" w16du:dateUtc="2025-09-12T12:01:00Z">
            <w:rPr>
              <w:rFonts w:ascii="Arial" w:hAnsi="Arial" w:cs="Arial"/>
              <w:color w:val="000000" w:themeColor="text1"/>
              <w:sz w:val="22"/>
              <w:szCs w:val="22"/>
            </w:rPr>
          </w:rPrChange>
        </w:rPr>
        <w:t>e</w:t>
      </w:r>
      <w:r w:rsidR="003E68EE" w:rsidRPr="00234F97">
        <w:rPr>
          <w:rFonts w:ascii="Arial" w:hAnsi="Arial" w:cs="Arial"/>
          <w:color w:val="000000" w:themeColor="text1"/>
          <w:sz w:val="22"/>
          <w:szCs w:val="22"/>
          <w:lang w:val="en-GB"/>
          <w:rPrChange w:id="212" w:author="Johannes Zauner" w:date="2025-09-12T14:01:00Z" w16du:dateUtc="2025-09-12T12:01:00Z">
            <w:rPr>
              <w:rFonts w:ascii="Arial" w:hAnsi="Arial" w:cs="Arial"/>
              <w:color w:val="000000" w:themeColor="text1"/>
              <w:sz w:val="22"/>
              <w:szCs w:val="22"/>
            </w:rPr>
          </w:rPrChange>
        </w:rPr>
        <w:t>xposure</w:t>
      </w:r>
      <w:r w:rsidR="00AA1EBD" w:rsidRPr="00234F97">
        <w:rPr>
          <w:rFonts w:ascii="Arial" w:hAnsi="Arial" w:cs="Arial"/>
          <w:color w:val="000000" w:themeColor="text1"/>
          <w:sz w:val="22"/>
          <w:szCs w:val="22"/>
          <w:lang w:val="en-GB"/>
          <w:rPrChange w:id="213"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14"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215" w:author="Johannes Zauner" w:date="2025-09-12T14:01:00Z" w16du:dateUtc="2025-09-12T12:01:00Z">
            <w:rPr>
              <w:rFonts w:ascii="Arial" w:hAnsi="Arial" w:cs="Arial"/>
              <w:color w:val="000000" w:themeColor="text1"/>
              <w:sz w:val="22"/>
              <w:szCs w:val="22"/>
            </w:rPr>
          </w:rPrChange>
        </w:rPr>
        <w:t>Türkiye</w:t>
      </w:r>
      <w:r w:rsidR="00AA1EBD" w:rsidRPr="00234F97">
        <w:rPr>
          <w:rFonts w:ascii="Arial" w:hAnsi="Arial" w:cs="Arial"/>
          <w:color w:val="000000" w:themeColor="text1"/>
          <w:sz w:val="22"/>
          <w:szCs w:val="22"/>
          <w:lang w:val="en-GB"/>
          <w:rPrChange w:id="216"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17"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18" w:author="Johannes Zauner" w:date="2025-09-12T14:01:00Z" w16du:dateUtc="2025-09-12T12:01:00Z">
            <w:rPr>
              <w:rFonts w:ascii="Arial" w:hAnsi="Arial" w:cs="Arial"/>
              <w:color w:val="000000" w:themeColor="text1"/>
              <w:sz w:val="22"/>
              <w:szCs w:val="22"/>
            </w:rPr>
          </w:rPrChange>
        </w:rPr>
        <w:t>c</w:t>
      </w:r>
      <w:r w:rsidR="003E68EE" w:rsidRPr="00234F97">
        <w:rPr>
          <w:rFonts w:ascii="Arial" w:hAnsi="Arial" w:cs="Arial"/>
          <w:color w:val="000000" w:themeColor="text1"/>
          <w:sz w:val="22"/>
          <w:szCs w:val="22"/>
          <w:lang w:val="en-GB"/>
          <w:rPrChange w:id="219" w:author="Johannes Zauner" w:date="2025-09-12T14:01:00Z" w16du:dateUtc="2025-09-12T12:01:00Z">
            <w:rPr>
              <w:rFonts w:ascii="Arial" w:hAnsi="Arial" w:cs="Arial"/>
              <w:color w:val="000000" w:themeColor="text1"/>
              <w:sz w:val="22"/>
              <w:szCs w:val="22"/>
            </w:rPr>
          </w:rPrChange>
        </w:rPr>
        <w:t xml:space="preserve">ircadian </w:t>
      </w:r>
      <w:r w:rsidRPr="00234F97">
        <w:rPr>
          <w:rFonts w:ascii="Arial" w:hAnsi="Arial" w:cs="Arial"/>
          <w:color w:val="000000" w:themeColor="text1"/>
          <w:sz w:val="22"/>
          <w:szCs w:val="22"/>
          <w:lang w:val="en-GB"/>
          <w:rPrChange w:id="220" w:author="Johannes Zauner" w:date="2025-09-12T14:01:00Z" w16du:dateUtc="2025-09-12T12:01:00Z">
            <w:rPr>
              <w:rFonts w:ascii="Arial" w:hAnsi="Arial" w:cs="Arial"/>
              <w:color w:val="000000" w:themeColor="text1"/>
              <w:sz w:val="22"/>
              <w:szCs w:val="22"/>
            </w:rPr>
          </w:rPrChange>
        </w:rPr>
        <w:t>r</w:t>
      </w:r>
      <w:r w:rsidR="003E68EE" w:rsidRPr="00234F97">
        <w:rPr>
          <w:rFonts w:ascii="Arial" w:hAnsi="Arial" w:cs="Arial"/>
          <w:color w:val="000000" w:themeColor="text1"/>
          <w:sz w:val="22"/>
          <w:szCs w:val="22"/>
          <w:lang w:val="en-GB"/>
          <w:rPrChange w:id="221" w:author="Johannes Zauner" w:date="2025-09-12T14:01:00Z" w16du:dateUtc="2025-09-12T12:01:00Z">
            <w:rPr>
              <w:rFonts w:ascii="Arial" w:hAnsi="Arial" w:cs="Arial"/>
              <w:color w:val="000000" w:themeColor="text1"/>
              <w:sz w:val="22"/>
              <w:szCs w:val="22"/>
            </w:rPr>
          </w:rPrChange>
        </w:rPr>
        <w:t>hythms</w:t>
      </w:r>
      <w:r w:rsidR="00AA1EBD" w:rsidRPr="00234F97">
        <w:rPr>
          <w:rFonts w:ascii="Arial" w:hAnsi="Arial" w:cs="Arial"/>
          <w:color w:val="000000" w:themeColor="text1"/>
          <w:sz w:val="22"/>
          <w:szCs w:val="22"/>
          <w:lang w:val="en-GB"/>
          <w:rPrChange w:id="222"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23"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24" w:author="Johannes Zauner" w:date="2025-09-12T14:01:00Z" w16du:dateUtc="2025-09-12T12:01:00Z">
            <w:rPr>
              <w:rFonts w:ascii="Arial" w:hAnsi="Arial" w:cs="Arial"/>
              <w:color w:val="000000" w:themeColor="text1"/>
              <w:sz w:val="22"/>
              <w:szCs w:val="22"/>
            </w:rPr>
          </w:rPrChange>
        </w:rPr>
        <w:t>n</w:t>
      </w:r>
      <w:r w:rsidR="003E68EE" w:rsidRPr="00234F97">
        <w:rPr>
          <w:rFonts w:ascii="Arial" w:hAnsi="Arial" w:cs="Arial"/>
          <w:color w:val="000000" w:themeColor="text1"/>
          <w:sz w:val="22"/>
          <w:szCs w:val="22"/>
          <w:lang w:val="en-GB"/>
          <w:rPrChange w:id="225" w:author="Johannes Zauner" w:date="2025-09-12T14:01:00Z" w16du:dateUtc="2025-09-12T12:01:00Z">
            <w:rPr>
              <w:rFonts w:ascii="Arial" w:hAnsi="Arial" w:cs="Arial"/>
              <w:color w:val="000000" w:themeColor="text1"/>
              <w:sz w:val="22"/>
              <w:szCs w:val="22"/>
            </w:rPr>
          </w:rPrChange>
        </w:rPr>
        <w:t>on-</w:t>
      </w:r>
      <w:r w:rsidRPr="00234F97">
        <w:rPr>
          <w:rFonts w:ascii="Arial" w:hAnsi="Arial" w:cs="Arial"/>
          <w:color w:val="000000" w:themeColor="text1"/>
          <w:sz w:val="22"/>
          <w:szCs w:val="22"/>
          <w:lang w:val="en-GB"/>
          <w:rPrChange w:id="226" w:author="Johannes Zauner" w:date="2025-09-12T14:01:00Z" w16du:dateUtc="2025-09-12T12:01:00Z">
            <w:rPr>
              <w:rFonts w:ascii="Arial" w:hAnsi="Arial" w:cs="Arial"/>
              <w:color w:val="000000" w:themeColor="text1"/>
              <w:sz w:val="22"/>
              <w:szCs w:val="22"/>
            </w:rPr>
          </w:rPrChange>
        </w:rPr>
        <w:t>v</w:t>
      </w:r>
      <w:r w:rsidR="003E68EE" w:rsidRPr="00234F97">
        <w:rPr>
          <w:rFonts w:ascii="Arial" w:hAnsi="Arial" w:cs="Arial"/>
          <w:color w:val="000000" w:themeColor="text1"/>
          <w:sz w:val="22"/>
          <w:szCs w:val="22"/>
          <w:lang w:val="en-GB"/>
          <w:rPrChange w:id="227" w:author="Johannes Zauner" w:date="2025-09-12T14:01:00Z" w16du:dateUtc="2025-09-12T12:01:00Z">
            <w:rPr>
              <w:rFonts w:ascii="Arial" w:hAnsi="Arial" w:cs="Arial"/>
              <w:color w:val="000000" w:themeColor="text1"/>
              <w:sz w:val="22"/>
              <w:szCs w:val="22"/>
            </w:rPr>
          </w:rPrChange>
        </w:rPr>
        <w:t xml:space="preserve">isual </w:t>
      </w:r>
      <w:r w:rsidRPr="00234F97">
        <w:rPr>
          <w:rFonts w:ascii="Arial" w:hAnsi="Arial" w:cs="Arial"/>
          <w:color w:val="000000" w:themeColor="text1"/>
          <w:sz w:val="22"/>
          <w:szCs w:val="22"/>
          <w:lang w:val="en-GB"/>
          <w:rPrChange w:id="228" w:author="Johannes Zauner" w:date="2025-09-12T14:01:00Z" w16du:dateUtc="2025-09-12T12:01:00Z">
            <w:rPr>
              <w:rFonts w:ascii="Arial" w:hAnsi="Arial" w:cs="Arial"/>
              <w:color w:val="000000" w:themeColor="text1"/>
              <w:sz w:val="22"/>
              <w:szCs w:val="22"/>
            </w:rPr>
          </w:rPrChange>
        </w:rPr>
        <w:t>e</w:t>
      </w:r>
      <w:r w:rsidR="003E68EE" w:rsidRPr="00234F97">
        <w:rPr>
          <w:rFonts w:ascii="Arial" w:hAnsi="Arial" w:cs="Arial"/>
          <w:color w:val="000000" w:themeColor="text1"/>
          <w:sz w:val="22"/>
          <w:szCs w:val="22"/>
          <w:lang w:val="en-GB"/>
          <w:rPrChange w:id="229" w:author="Johannes Zauner" w:date="2025-09-12T14:01:00Z" w16du:dateUtc="2025-09-12T12:01:00Z">
            <w:rPr>
              <w:rFonts w:ascii="Arial" w:hAnsi="Arial" w:cs="Arial"/>
              <w:color w:val="000000" w:themeColor="text1"/>
              <w:sz w:val="22"/>
              <w:szCs w:val="22"/>
            </w:rPr>
          </w:rPrChange>
        </w:rPr>
        <w:t xml:space="preserve">ffects of </w:t>
      </w:r>
      <w:r w:rsidRPr="00234F97">
        <w:rPr>
          <w:rFonts w:ascii="Arial" w:hAnsi="Arial" w:cs="Arial"/>
          <w:color w:val="000000" w:themeColor="text1"/>
          <w:sz w:val="22"/>
          <w:szCs w:val="22"/>
          <w:lang w:val="en-GB"/>
          <w:rPrChange w:id="230"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231" w:author="Johannes Zauner" w:date="2025-09-12T14:01:00Z" w16du:dateUtc="2025-09-12T12:01:00Z">
            <w:rPr>
              <w:rFonts w:ascii="Arial" w:hAnsi="Arial" w:cs="Arial"/>
              <w:color w:val="000000" w:themeColor="text1"/>
              <w:sz w:val="22"/>
              <w:szCs w:val="22"/>
            </w:rPr>
          </w:rPrChange>
        </w:rPr>
        <w:t>ight</w:t>
      </w:r>
      <w:r w:rsidR="00AA1EBD" w:rsidRPr="00234F97">
        <w:rPr>
          <w:rFonts w:ascii="Arial" w:hAnsi="Arial" w:cs="Arial"/>
          <w:color w:val="000000" w:themeColor="text1"/>
          <w:sz w:val="22"/>
          <w:szCs w:val="22"/>
          <w:lang w:val="en-GB"/>
          <w:rPrChange w:id="232"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233" w:author="Johannes Zauner" w:date="2025-09-12T14:01:00Z" w16du:dateUtc="2025-09-12T12:01:00Z">
            <w:rPr>
              <w:rFonts w:ascii="Arial" w:hAnsi="Arial" w:cs="Arial"/>
              <w:color w:val="000000" w:themeColor="text1"/>
              <w:sz w:val="22"/>
              <w:szCs w:val="22"/>
            </w:rPr>
          </w:rPrChange>
        </w:rPr>
        <w:t xml:space="preserve"> wearables,</w:t>
      </w:r>
      <w:r w:rsidR="003E68EE" w:rsidRPr="00234F97">
        <w:rPr>
          <w:rFonts w:ascii="Arial" w:hAnsi="Arial" w:cs="Arial"/>
          <w:color w:val="000000" w:themeColor="text1"/>
          <w:sz w:val="22"/>
          <w:szCs w:val="22"/>
          <w:lang w:val="en-GB"/>
          <w:rPrChange w:id="234"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35" w:author="Johannes Zauner" w:date="2025-09-12T14:01:00Z" w16du:dateUtc="2025-09-12T12:01:00Z">
            <w:rPr>
              <w:rFonts w:ascii="Arial" w:hAnsi="Arial" w:cs="Arial"/>
              <w:color w:val="000000" w:themeColor="text1"/>
              <w:sz w:val="22"/>
              <w:szCs w:val="22"/>
            </w:rPr>
          </w:rPrChange>
        </w:rPr>
        <w:t>w</w:t>
      </w:r>
      <w:r w:rsidR="003E68EE" w:rsidRPr="00234F97">
        <w:rPr>
          <w:rFonts w:ascii="Arial" w:hAnsi="Arial" w:cs="Arial"/>
          <w:color w:val="000000" w:themeColor="text1"/>
          <w:sz w:val="22"/>
          <w:szCs w:val="22"/>
          <w:lang w:val="en-GB"/>
          <w:rPrChange w:id="236" w:author="Johannes Zauner" w:date="2025-09-12T14:01:00Z" w16du:dateUtc="2025-09-12T12:01:00Z">
            <w:rPr>
              <w:rFonts w:ascii="Arial" w:hAnsi="Arial" w:cs="Arial"/>
              <w:color w:val="000000" w:themeColor="text1"/>
              <w:sz w:val="22"/>
              <w:szCs w:val="22"/>
            </w:rPr>
          </w:rPrChange>
        </w:rPr>
        <w:t xml:space="preserve">earable </w:t>
      </w:r>
      <w:r w:rsidRPr="00234F97">
        <w:rPr>
          <w:rFonts w:ascii="Arial" w:hAnsi="Arial" w:cs="Arial"/>
          <w:color w:val="000000" w:themeColor="text1"/>
          <w:sz w:val="22"/>
          <w:szCs w:val="22"/>
          <w:lang w:val="en-GB"/>
          <w:rPrChange w:id="237"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238" w:author="Johannes Zauner" w:date="2025-09-12T14:01:00Z" w16du:dateUtc="2025-09-12T12:01:00Z">
            <w:rPr>
              <w:rFonts w:ascii="Arial" w:hAnsi="Arial" w:cs="Arial"/>
              <w:color w:val="000000" w:themeColor="text1"/>
              <w:sz w:val="22"/>
              <w:szCs w:val="22"/>
            </w:rPr>
          </w:rPrChange>
        </w:rPr>
        <w:t xml:space="preserve">ight </w:t>
      </w:r>
      <w:r w:rsidRPr="00234F97">
        <w:rPr>
          <w:rFonts w:ascii="Arial" w:hAnsi="Arial" w:cs="Arial"/>
          <w:color w:val="000000" w:themeColor="text1"/>
          <w:sz w:val="22"/>
          <w:szCs w:val="22"/>
          <w:lang w:val="en-GB"/>
          <w:rPrChange w:id="239"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240" w:author="Johannes Zauner" w:date="2025-09-12T14:01:00Z" w16du:dateUtc="2025-09-12T12:01:00Z">
            <w:rPr>
              <w:rFonts w:ascii="Arial" w:hAnsi="Arial" w:cs="Arial"/>
              <w:color w:val="000000" w:themeColor="text1"/>
              <w:sz w:val="22"/>
              <w:szCs w:val="22"/>
            </w:rPr>
          </w:rPrChange>
        </w:rPr>
        <w:t>oggers</w:t>
      </w:r>
      <w:r w:rsidR="00AA1EBD" w:rsidRPr="00234F97">
        <w:rPr>
          <w:rFonts w:ascii="Arial" w:hAnsi="Arial" w:cs="Arial"/>
          <w:color w:val="000000" w:themeColor="text1"/>
          <w:sz w:val="22"/>
          <w:szCs w:val="22"/>
          <w:lang w:val="en-GB"/>
          <w:rPrChange w:id="241"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42"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43" w:author="Johannes Zauner" w:date="2025-09-12T14:01:00Z" w16du:dateUtc="2025-09-12T12:01:00Z">
            <w:rPr>
              <w:rFonts w:ascii="Arial" w:hAnsi="Arial" w:cs="Arial"/>
              <w:color w:val="000000" w:themeColor="text1"/>
              <w:sz w:val="22"/>
              <w:szCs w:val="22"/>
            </w:rPr>
          </w:rPrChange>
        </w:rPr>
        <w:t>l</w:t>
      </w:r>
      <w:r w:rsidR="003E68EE" w:rsidRPr="00234F97">
        <w:rPr>
          <w:rFonts w:ascii="Arial" w:hAnsi="Arial" w:cs="Arial"/>
          <w:color w:val="000000" w:themeColor="text1"/>
          <w:sz w:val="22"/>
          <w:szCs w:val="22"/>
          <w:lang w:val="en-GB"/>
          <w:rPrChange w:id="244" w:author="Johannes Zauner" w:date="2025-09-12T14:01:00Z" w16du:dateUtc="2025-09-12T12:01:00Z">
            <w:rPr>
              <w:rFonts w:ascii="Arial" w:hAnsi="Arial" w:cs="Arial"/>
              <w:color w:val="000000" w:themeColor="text1"/>
              <w:sz w:val="22"/>
              <w:szCs w:val="22"/>
            </w:rPr>
          </w:rPrChange>
        </w:rPr>
        <w:t>ight-</w:t>
      </w:r>
      <w:r w:rsidRPr="00234F97">
        <w:rPr>
          <w:rFonts w:ascii="Arial" w:hAnsi="Arial" w:cs="Arial"/>
          <w:color w:val="000000" w:themeColor="text1"/>
          <w:sz w:val="22"/>
          <w:szCs w:val="22"/>
          <w:lang w:val="en-GB"/>
          <w:rPrChange w:id="245" w:author="Johannes Zauner" w:date="2025-09-12T14:01:00Z" w16du:dateUtc="2025-09-12T12:01:00Z">
            <w:rPr>
              <w:rFonts w:ascii="Arial" w:hAnsi="Arial" w:cs="Arial"/>
              <w:color w:val="000000" w:themeColor="text1"/>
              <w:sz w:val="22"/>
              <w:szCs w:val="22"/>
            </w:rPr>
          </w:rPrChange>
        </w:rPr>
        <w:t>r</w:t>
      </w:r>
      <w:r w:rsidR="003E68EE" w:rsidRPr="00234F97">
        <w:rPr>
          <w:rFonts w:ascii="Arial" w:hAnsi="Arial" w:cs="Arial"/>
          <w:color w:val="000000" w:themeColor="text1"/>
          <w:sz w:val="22"/>
          <w:szCs w:val="22"/>
          <w:lang w:val="en-GB"/>
          <w:rPrChange w:id="246" w:author="Johannes Zauner" w:date="2025-09-12T14:01:00Z" w16du:dateUtc="2025-09-12T12:01:00Z">
            <w:rPr>
              <w:rFonts w:ascii="Arial" w:hAnsi="Arial" w:cs="Arial"/>
              <w:color w:val="000000" w:themeColor="text1"/>
              <w:sz w:val="22"/>
              <w:szCs w:val="22"/>
            </w:rPr>
          </w:rPrChange>
        </w:rPr>
        <w:t xml:space="preserve">elated </w:t>
      </w:r>
      <w:r w:rsidR="00B41DD0" w:rsidRPr="00234F97">
        <w:rPr>
          <w:rFonts w:ascii="Arial" w:hAnsi="Arial" w:cs="Arial"/>
          <w:color w:val="000000" w:themeColor="text1"/>
          <w:sz w:val="22"/>
          <w:szCs w:val="22"/>
          <w:lang w:val="en-GB"/>
          <w:rPrChange w:id="247" w:author="Johannes Zauner" w:date="2025-09-12T14:01:00Z" w16du:dateUtc="2025-09-12T12:01:00Z">
            <w:rPr>
              <w:rFonts w:ascii="Arial" w:hAnsi="Arial" w:cs="Arial"/>
              <w:color w:val="000000" w:themeColor="text1"/>
              <w:sz w:val="22"/>
              <w:szCs w:val="22"/>
            </w:rPr>
          </w:rPrChange>
        </w:rPr>
        <w:t>behaviour</w:t>
      </w:r>
      <w:r w:rsidR="00AA1EBD" w:rsidRPr="00234F97">
        <w:rPr>
          <w:rFonts w:ascii="Arial" w:hAnsi="Arial" w:cs="Arial"/>
          <w:color w:val="000000" w:themeColor="text1"/>
          <w:sz w:val="22"/>
          <w:szCs w:val="22"/>
          <w:lang w:val="en-GB"/>
          <w:rPrChange w:id="248" w:author="Johannes Zauner" w:date="2025-09-12T14:01:00Z" w16du:dateUtc="2025-09-12T12:01:00Z">
            <w:rPr>
              <w:rFonts w:ascii="Arial" w:hAnsi="Arial" w:cs="Arial"/>
              <w:color w:val="000000" w:themeColor="text1"/>
              <w:sz w:val="22"/>
              <w:szCs w:val="22"/>
            </w:rPr>
          </w:rPrChange>
        </w:rPr>
        <w:t>,</w:t>
      </w:r>
      <w:r w:rsidR="003E68EE" w:rsidRPr="00234F97">
        <w:rPr>
          <w:rFonts w:ascii="Arial" w:hAnsi="Arial" w:cs="Arial"/>
          <w:color w:val="000000" w:themeColor="text1"/>
          <w:sz w:val="22"/>
          <w:szCs w:val="22"/>
          <w:lang w:val="en-GB"/>
          <w:rPrChange w:id="249"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50" w:author="Johannes Zauner" w:date="2025-09-12T14:01:00Z" w16du:dateUtc="2025-09-12T12:01:00Z">
            <w:rPr>
              <w:rFonts w:ascii="Arial" w:hAnsi="Arial" w:cs="Arial"/>
              <w:color w:val="000000" w:themeColor="text1"/>
              <w:sz w:val="22"/>
              <w:szCs w:val="22"/>
            </w:rPr>
          </w:rPrChange>
        </w:rPr>
        <w:t>s</w:t>
      </w:r>
      <w:r w:rsidR="00843AD5" w:rsidRPr="00234F97">
        <w:rPr>
          <w:rFonts w:ascii="Arial" w:hAnsi="Arial" w:cs="Arial"/>
          <w:color w:val="000000" w:themeColor="text1"/>
          <w:sz w:val="22"/>
          <w:szCs w:val="22"/>
          <w:lang w:val="en-GB"/>
          <w:rPrChange w:id="251" w:author="Johannes Zauner" w:date="2025-09-12T14:01:00Z" w16du:dateUtc="2025-09-12T12:01:00Z">
            <w:rPr>
              <w:rFonts w:ascii="Arial" w:hAnsi="Arial" w:cs="Arial"/>
              <w:color w:val="000000" w:themeColor="text1"/>
              <w:sz w:val="22"/>
              <w:szCs w:val="22"/>
            </w:rPr>
          </w:rPrChange>
        </w:rPr>
        <w:t>leep</w:t>
      </w:r>
      <w:r w:rsidR="00AA1EBD" w:rsidRPr="00234F97">
        <w:rPr>
          <w:rFonts w:ascii="Arial" w:hAnsi="Arial" w:cs="Arial"/>
          <w:color w:val="000000" w:themeColor="text1"/>
          <w:sz w:val="22"/>
          <w:szCs w:val="22"/>
          <w:lang w:val="en-GB"/>
          <w:rPrChange w:id="252" w:author="Johannes Zauner" w:date="2025-09-12T14:01:00Z" w16du:dateUtc="2025-09-12T12:01:00Z">
            <w:rPr>
              <w:rFonts w:ascii="Arial" w:hAnsi="Arial" w:cs="Arial"/>
              <w:color w:val="000000" w:themeColor="text1"/>
              <w:sz w:val="22"/>
              <w:szCs w:val="22"/>
            </w:rPr>
          </w:rPrChange>
        </w:rPr>
        <w:t>,</w:t>
      </w:r>
      <w:r w:rsidR="00843AD5" w:rsidRPr="00234F97">
        <w:rPr>
          <w:rFonts w:ascii="Arial" w:hAnsi="Arial" w:cs="Arial"/>
          <w:color w:val="000000" w:themeColor="text1"/>
          <w:sz w:val="22"/>
          <w:szCs w:val="22"/>
          <w:lang w:val="en-GB"/>
          <w:rPrChange w:id="253"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54" w:author="Johannes Zauner" w:date="2025-09-12T14:01:00Z" w16du:dateUtc="2025-09-12T12:01:00Z">
            <w:rPr>
              <w:rFonts w:ascii="Arial" w:hAnsi="Arial" w:cs="Arial"/>
              <w:color w:val="000000" w:themeColor="text1"/>
              <w:sz w:val="22"/>
              <w:szCs w:val="22"/>
            </w:rPr>
          </w:rPrChange>
        </w:rPr>
        <w:t>c</w:t>
      </w:r>
      <w:r w:rsidR="00843AD5" w:rsidRPr="00234F97">
        <w:rPr>
          <w:rFonts w:ascii="Arial" w:hAnsi="Arial" w:cs="Arial"/>
          <w:color w:val="000000" w:themeColor="text1"/>
          <w:sz w:val="22"/>
          <w:szCs w:val="22"/>
          <w:lang w:val="en-GB"/>
          <w:rPrChange w:id="255" w:author="Johannes Zauner" w:date="2025-09-12T14:01:00Z" w16du:dateUtc="2025-09-12T12:01:00Z">
            <w:rPr>
              <w:rFonts w:ascii="Arial" w:hAnsi="Arial" w:cs="Arial"/>
              <w:color w:val="000000" w:themeColor="text1"/>
              <w:sz w:val="22"/>
              <w:szCs w:val="22"/>
            </w:rPr>
          </w:rPrChange>
        </w:rPr>
        <w:t>hronobiology</w:t>
      </w:r>
      <w:r w:rsidR="003E68EE" w:rsidRPr="00234F97">
        <w:rPr>
          <w:rFonts w:ascii="Arial" w:hAnsi="Arial" w:cs="Arial"/>
          <w:color w:val="000000" w:themeColor="text1"/>
          <w:sz w:val="22"/>
          <w:szCs w:val="22"/>
          <w:lang w:val="en-GB"/>
          <w:rPrChange w:id="256" w:author="Johannes Zauner" w:date="2025-09-12T14:01:00Z" w16du:dateUtc="2025-09-12T12:01:00Z">
            <w:rPr>
              <w:rFonts w:ascii="Arial" w:hAnsi="Arial" w:cs="Arial"/>
              <w:color w:val="000000" w:themeColor="text1"/>
              <w:sz w:val="22"/>
              <w:szCs w:val="22"/>
            </w:rPr>
          </w:rPrChange>
        </w:rPr>
        <w:t xml:space="preserve"> </w:t>
      </w:r>
      <w:bookmarkEnd w:id="157"/>
    </w:p>
    <w:p w14:paraId="29B22E31" w14:textId="77777777" w:rsidR="00522815" w:rsidRPr="00234F97" w:rsidRDefault="00522815" w:rsidP="0011244B">
      <w:pPr>
        <w:spacing w:line="276" w:lineRule="auto"/>
        <w:jc w:val="both"/>
        <w:rPr>
          <w:rFonts w:ascii="Arial" w:hAnsi="Arial" w:cs="Arial"/>
          <w:b/>
          <w:bCs/>
          <w:color w:val="000000" w:themeColor="text1"/>
          <w:sz w:val="22"/>
          <w:szCs w:val="22"/>
          <w:lang w:val="en-GB"/>
          <w:rPrChange w:id="257" w:author="Johannes Zauner" w:date="2025-09-12T14:01:00Z" w16du:dateUtc="2025-09-12T12:01:00Z">
            <w:rPr>
              <w:rFonts w:ascii="Arial" w:hAnsi="Arial" w:cs="Arial"/>
              <w:b/>
              <w:bCs/>
              <w:color w:val="000000" w:themeColor="text1"/>
              <w:sz w:val="22"/>
              <w:szCs w:val="22"/>
            </w:rPr>
          </w:rPrChange>
        </w:rPr>
      </w:pPr>
    </w:p>
    <w:p w14:paraId="57991317" w14:textId="1393D72A" w:rsidR="00111745" w:rsidRPr="00234F97" w:rsidRDefault="00111745" w:rsidP="0011244B">
      <w:pPr>
        <w:pStyle w:val="berschrift1"/>
        <w:spacing w:line="276" w:lineRule="auto"/>
        <w:rPr>
          <w:rFonts w:ascii="Arial" w:hAnsi="Arial" w:cs="Arial"/>
          <w:b/>
          <w:bCs/>
          <w:color w:val="000000" w:themeColor="text1"/>
          <w:sz w:val="22"/>
          <w:szCs w:val="22"/>
          <w:lang w:val="en-GB"/>
          <w:rPrChange w:id="258"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259" w:author="Johannes Zauner" w:date="2025-09-12T14:01:00Z" w16du:dateUtc="2025-09-12T12:01:00Z">
            <w:rPr>
              <w:rFonts w:ascii="Arial" w:hAnsi="Arial" w:cs="Arial"/>
              <w:b/>
              <w:bCs/>
              <w:color w:val="000000" w:themeColor="text1"/>
              <w:sz w:val="22"/>
              <w:szCs w:val="22"/>
            </w:rPr>
          </w:rPrChange>
        </w:rPr>
        <w:t>Plain language summary</w:t>
      </w:r>
    </w:p>
    <w:p w14:paraId="57F5EE0D" w14:textId="51A46AF3" w:rsidR="005E005B" w:rsidRPr="00234F97" w:rsidDel="008F20FA" w:rsidRDefault="006B3780" w:rsidP="0011244B">
      <w:pPr>
        <w:spacing w:line="276" w:lineRule="auto"/>
        <w:jc w:val="both"/>
        <w:rPr>
          <w:del w:id="260" w:author="Johannes Zauner" w:date="2025-09-12T14:24:00Z" w16du:dateUtc="2025-09-12T12:24:00Z"/>
          <w:rFonts w:ascii="Arial" w:hAnsi="Arial" w:cs="Arial"/>
          <w:b/>
          <w:bCs/>
          <w:color w:val="000000" w:themeColor="text1"/>
          <w:sz w:val="22"/>
          <w:szCs w:val="22"/>
          <w:lang w:val="en-GB"/>
          <w:rPrChange w:id="261" w:author="Johannes Zauner" w:date="2025-09-12T14:01:00Z" w16du:dateUtc="2025-09-12T12:01:00Z">
            <w:rPr>
              <w:del w:id="262" w:author="Johannes Zauner" w:date="2025-09-12T14:24:00Z" w16du:dateUtc="2025-09-12T12:24:00Z"/>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263" w:author="Johannes Zauner" w:date="2025-09-12T14:01:00Z" w16du:dateUtc="2025-09-12T12:01:00Z">
            <w:rPr>
              <w:rFonts w:ascii="Arial" w:hAnsi="Arial" w:cs="Arial"/>
              <w:color w:val="000000" w:themeColor="text1"/>
              <w:sz w:val="22"/>
              <w:szCs w:val="22"/>
            </w:rPr>
          </w:rPrChange>
        </w:rPr>
        <w:t>Light affects how we sleep, feel</w:t>
      </w:r>
      <w:r w:rsidR="00994CFB" w:rsidRPr="00234F97">
        <w:rPr>
          <w:rFonts w:ascii="Arial" w:hAnsi="Arial" w:cs="Arial"/>
          <w:color w:val="000000" w:themeColor="text1"/>
          <w:sz w:val="22"/>
          <w:szCs w:val="22"/>
          <w:lang w:val="en-GB"/>
          <w:rPrChange w:id="264"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65" w:author="Johannes Zauner" w:date="2025-09-12T14:01:00Z" w16du:dateUtc="2025-09-12T12:01:00Z">
            <w:rPr>
              <w:rFonts w:ascii="Arial" w:hAnsi="Arial" w:cs="Arial"/>
              <w:color w:val="000000" w:themeColor="text1"/>
              <w:sz w:val="22"/>
              <w:szCs w:val="22"/>
            </w:rPr>
          </w:rPrChange>
        </w:rPr>
        <w:t xml:space="preserve"> stay healthy. But most research on light exposure has been carried out in high-income countries, meaning we know very little about people’s real-life light environments in other parts of the world. This study </w:t>
      </w:r>
      <w:ins w:id="266" w:author="Johannes Zauner" w:date="2025-09-12T14:03:00Z" w16du:dateUtc="2025-09-12T12:03:00Z">
        <w:r w:rsidR="00234F97" w:rsidRPr="00437761">
          <w:rPr>
            <w:rFonts w:ascii="Arial" w:hAnsi="Arial" w:cs="Arial"/>
            <w:color w:val="000000" w:themeColor="text1"/>
            <w:sz w:val="22"/>
            <w:szCs w:val="22"/>
            <w:lang w:val="en-GB"/>
          </w:rPr>
          <w:t xml:space="preserve">is part of a </w:t>
        </w:r>
        <w:r w:rsidR="00234F97">
          <w:rPr>
            <w:rFonts w:ascii="Arial" w:hAnsi="Arial" w:cs="Arial"/>
            <w:color w:val="000000" w:themeColor="text1"/>
            <w:sz w:val="22"/>
            <w:szCs w:val="22"/>
            <w:lang w:val="en-GB"/>
          </w:rPr>
          <w:t>series</w:t>
        </w:r>
        <w:r w:rsidR="00234F97" w:rsidRPr="00437761">
          <w:rPr>
            <w:rFonts w:ascii="Arial" w:hAnsi="Arial" w:cs="Arial"/>
            <w:color w:val="000000" w:themeColor="text1"/>
            <w:sz w:val="22"/>
            <w:szCs w:val="22"/>
            <w:lang w:val="en-GB"/>
          </w:rPr>
          <w:t xml:space="preserve"> of indepen</w:t>
        </w:r>
        <w:r w:rsidR="00234F97">
          <w:rPr>
            <w:rFonts w:ascii="Arial" w:hAnsi="Arial" w:cs="Arial"/>
            <w:color w:val="000000" w:themeColor="text1"/>
            <w:sz w:val="22"/>
            <w:szCs w:val="22"/>
            <w:lang w:val="en-GB"/>
          </w:rPr>
          <w:t>d</w:t>
        </w:r>
        <w:r w:rsidR="00234F97" w:rsidRPr="00437761">
          <w:rPr>
            <w:rFonts w:ascii="Arial" w:hAnsi="Arial" w:cs="Arial"/>
            <w:color w:val="000000" w:themeColor="text1"/>
            <w:sz w:val="22"/>
            <w:szCs w:val="22"/>
            <w:lang w:val="en-GB"/>
          </w:rPr>
          <w:t>ent colle</w:t>
        </w:r>
        <w:r w:rsidR="00234F97">
          <w:rPr>
            <w:rFonts w:ascii="Arial" w:hAnsi="Arial" w:cs="Arial"/>
            <w:color w:val="000000" w:themeColor="text1"/>
            <w:sz w:val="22"/>
            <w:szCs w:val="22"/>
            <w:lang w:val="en-GB"/>
          </w:rPr>
          <w:t>ctions following a common protocol and</w:t>
        </w:r>
        <w:r w:rsidR="00234F97" w:rsidRPr="00234F97">
          <w:rPr>
            <w:rFonts w:ascii="Arial" w:hAnsi="Arial" w:cs="Arial"/>
            <w:color w:val="000000" w:themeColor="text1"/>
            <w:sz w:val="22"/>
            <w:szCs w:val="22"/>
            <w:lang w:val="en-GB"/>
          </w:rPr>
          <w:t xml:space="preserve"> </w:t>
        </w:r>
      </w:ins>
      <w:r w:rsidRPr="00234F97">
        <w:rPr>
          <w:rFonts w:ascii="Arial" w:hAnsi="Arial" w:cs="Arial"/>
          <w:color w:val="000000" w:themeColor="text1"/>
          <w:sz w:val="22"/>
          <w:szCs w:val="22"/>
          <w:lang w:val="en-GB"/>
          <w:rPrChange w:id="267" w:author="Johannes Zauner" w:date="2025-09-12T14:01:00Z" w16du:dateUtc="2025-09-12T12:01:00Z">
            <w:rPr>
              <w:rFonts w:ascii="Arial" w:hAnsi="Arial" w:cs="Arial"/>
              <w:color w:val="000000" w:themeColor="text1"/>
              <w:sz w:val="22"/>
              <w:szCs w:val="22"/>
            </w:rPr>
          </w:rPrChange>
        </w:rPr>
        <w:t xml:space="preserve">provides the first detailed dataset of daily light exposure in </w:t>
      </w:r>
      <w:r w:rsidR="00F92119" w:rsidRPr="00234F97">
        <w:rPr>
          <w:rFonts w:ascii="Arial" w:hAnsi="Arial" w:cs="Arial"/>
          <w:color w:val="000000" w:themeColor="text1"/>
          <w:sz w:val="22"/>
          <w:szCs w:val="22"/>
          <w:lang w:val="en-GB"/>
          <w:rPrChange w:id="268"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269"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270" w:author="Johannes Zauner" w:date="2025-09-12T14:01:00Z" w16du:dateUtc="2025-09-12T12:01:00Z">
            <w:rPr>
              <w:rFonts w:ascii="Arial" w:hAnsi="Arial" w:cs="Arial"/>
              <w:color w:val="000000" w:themeColor="text1"/>
              <w:sz w:val="22"/>
              <w:szCs w:val="22"/>
            </w:rPr>
          </w:rPrChange>
        </w:rPr>
        <w:t>Seventeen</w:t>
      </w:r>
      <w:r w:rsidRPr="00234F97">
        <w:rPr>
          <w:rFonts w:ascii="Arial" w:hAnsi="Arial" w:cs="Arial"/>
          <w:color w:val="000000" w:themeColor="text1"/>
          <w:sz w:val="22"/>
          <w:szCs w:val="22"/>
          <w:lang w:val="en-GB"/>
          <w:rPrChange w:id="271" w:author="Johannes Zauner" w:date="2025-09-12T14:01:00Z" w16du:dateUtc="2025-09-12T12:01:00Z">
            <w:rPr>
              <w:rFonts w:ascii="Arial" w:hAnsi="Arial" w:cs="Arial"/>
              <w:color w:val="000000" w:themeColor="text1"/>
              <w:sz w:val="22"/>
              <w:szCs w:val="22"/>
            </w:rPr>
          </w:rPrChange>
        </w:rPr>
        <w:t xml:space="preserve"> young adults in </w:t>
      </w:r>
      <w:r w:rsidR="00F92119" w:rsidRPr="00234F97">
        <w:rPr>
          <w:rFonts w:ascii="Arial" w:hAnsi="Arial" w:cs="Arial"/>
          <w:color w:val="000000" w:themeColor="text1"/>
          <w:sz w:val="22"/>
          <w:szCs w:val="22"/>
          <w:lang w:val="en-GB"/>
          <w:rPrChange w:id="272" w:author="Johannes Zauner" w:date="2025-09-12T14:01:00Z" w16du:dateUtc="2025-09-12T12:01:00Z">
            <w:rPr>
              <w:rFonts w:ascii="Arial" w:hAnsi="Arial" w:cs="Arial"/>
              <w:color w:val="000000" w:themeColor="text1"/>
              <w:sz w:val="22"/>
              <w:szCs w:val="22"/>
            </w:rPr>
          </w:rPrChange>
        </w:rPr>
        <w:t>Izmir</w:t>
      </w:r>
      <w:r w:rsidRPr="00234F97">
        <w:rPr>
          <w:rFonts w:ascii="Arial" w:hAnsi="Arial" w:cs="Arial"/>
          <w:color w:val="000000" w:themeColor="text1"/>
          <w:sz w:val="22"/>
          <w:szCs w:val="22"/>
          <w:lang w:val="en-GB"/>
          <w:rPrChange w:id="273" w:author="Johannes Zauner" w:date="2025-09-12T14:01:00Z" w16du:dateUtc="2025-09-12T12:01:00Z">
            <w:rPr>
              <w:rFonts w:ascii="Arial" w:hAnsi="Arial" w:cs="Arial"/>
              <w:color w:val="000000" w:themeColor="text1"/>
              <w:sz w:val="22"/>
              <w:szCs w:val="22"/>
            </w:rPr>
          </w:rPrChange>
        </w:rPr>
        <w:t xml:space="preserve">, </w:t>
      </w:r>
      <w:r w:rsidR="00F92119" w:rsidRPr="00234F97">
        <w:rPr>
          <w:rFonts w:ascii="Arial" w:hAnsi="Arial" w:cs="Arial"/>
          <w:color w:val="000000" w:themeColor="text1"/>
          <w:sz w:val="22"/>
          <w:szCs w:val="22"/>
          <w:lang w:val="en-GB"/>
          <w:rPrChange w:id="274"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275" w:author="Johannes Zauner" w:date="2025-09-12T14:01:00Z" w16du:dateUtc="2025-09-12T12:01:00Z">
            <w:rPr>
              <w:rFonts w:ascii="Arial" w:hAnsi="Arial" w:cs="Arial"/>
              <w:color w:val="000000" w:themeColor="text1"/>
              <w:sz w:val="22"/>
              <w:szCs w:val="22"/>
            </w:rPr>
          </w:rPrChange>
        </w:rPr>
        <w:t>, wore small devices that measured the light around them every few seconds for one week, while also answering short questions about their sleep, mood</w:t>
      </w:r>
      <w:r w:rsidR="00994CFB" w:rsidRPr="00234F97">
        <w:rPr>
          <w:rFonts w:ascii="Arial" w:hAnsi="Arial" w:cs="Arial"/>
          <w:color w:val="000000" w:themeColor="text1"/>
          <w:sz w:val="22"/>
          <w:szCs w:val="22"/>
          <w:lang w:val="en-GB"/>
          <w:rPrChange w:id="276"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77" w:author="Johannes Zauner" w:date="2025-09-12T14:01:00Z" w16du:dateUtc="2025-09-12T12:01:00Z">
            <w:rPr>
              <w:rFonts w:ascii="Arial" w:hAnsi="Arial" w:cs="Arial"/>
              <w:color w:val="000000" w:themeColor="text1"/>
              <w:sz w:val="22"/>
              <w:szCs w:val="22"/>
            </w:rPr>
          </w:rPrChange>
        </w:rPr>
        <w:t xml:space="preserve"> daily routines. The dataset shows how people in </w:t>
      </w:r>
      <w:r w:rsidR="00F92119" w:rsidRPr="00234F97">
        <w:rPr>
          <w:rFonts w:ascii="Arial" w:hAnsi="Arial" w:cs="Arial"/>
          <w:color w:val="000000" w:themeColor="text1"/>
          <w:sz w:val="22"/>
          <w:szCs w:val="22"/>
          <w:lang w:val="en-GB"/>
          <w:rPrChange w:id="278" w:author="Johannes Zauner" w:date="2025-09-12T14:01:00Z" w16du:dateUtc="2025-09-12T12:01:00Z">
            <w:rPr>
              <w:rFonts w:ascii="Arial" w:hAnsi="Arial" w:cs="Arial"/>
              <w:color w:val="000000" w:themeColor="text1"/>
              <w:sz w:val="22"/>
              <w:szCs w:val="22"/>
            </w:rPr>
          </w:rPrChange>
        </w:rPr>
        <w:t xml:space="preserve">Türkiye </w:t>
      </w:r>
      <w:r w:rsidRPr="00234F97">
        <w:rPr>
          <w:rFonts w:ascii="Arial" w:hAnsi="Arial" w:cs="Arial"/>
          <w:color w:val="000000" w:themeColor="text1"/>
          <w:sz w:val="22"/>
          <w:szCs w:val="22"/>
          <w:lang w:val="en-GB"/>
          <w:rPrChange w:id="279" w:author="Johannes Zauner" w:date="2025-09-12T14:01:00Z" w16du:dateUtc="2025-09-12T12:01:00Z">
            <w:rPr>
              <w:rFonts w:ascii="Arial" w:hAnsi="Arial" w:cs="Arial"/>
              <w:color w:val="000000" w:themeColor="text1"/>
              <w:sz w:val="22"/>
              <w:szCs w:val="22"/>
            </w:rPr>
          </w:rPrChange>
        </w:rPr>
        <w:t>experience light in everyday life and allows comparisons with data from other countries. By making this resource openly available, we hope to support future research on how light exposure influences sleep, mental health</w:t>
      </w:r>
      <w:r w:rsidR="00994CFB" w:rsidRPr="00234F97">
        <w:rPr>
          <w:rFonts w:ascii="Arial" w:hAnsi="Arial" w:cs="Arial"/>
          <w:color w:val="000000" w:themeColor="text1"/>
          <w:sz w:val="22"/>
          <w:szCs w:val="22"/>
          <w:lang w:val="en-GB"/>
          <w:rPrChange w:id="280" w:author="Johannes Zauner" w:date="2025-09-12T14:01:00Z" w16du:dateUtc="2025-09-12T12:01:00Z">
            <w:rPr>
              <w:rFonts w:ascii="Arial" w:hAnsi="Arial" w:cs="Arial"/>
              <w:color w:val="000000" w:themeColor="text1"/>
              <w:sz w:val="22"/>
              <w:szCs w:val="22"/>
            </w:rPr>
          </w:rPrChange>
        </w:rPr>
        <w:t xml:space="preserve"> and</w:t>
      </w:r>
      <w:r w:rsidRPr="00234F97">
        <w:rPr>
          <w:rFonts w:ascii="Arial" w:hAnsi="Arial" w:cs="Arial"/>
          <w:color w:val="000000" w:themeColor="text1"/>
          <w:sz w:val="22"/>
          <w:szCs w:val="22"/>
          <w:lang w:val="en-GB"/>
          <w:rPrChange w:id="281" w:author="Johannes Zauner" w:date="2025-09-12T14:01:00Z" w16du:dateUtc="2025-09-12T12:01:00Z">
            <w:rPr>
              <w:rFonts w:ascii="Arial" w:hAnsi="Arial" w:cs="Arial"/>
              <w:color w:val="000000" w:themeColor="text1"/>
              <w:sz w:val="22"/>
              <w:szCs w:val="22"/>
            </w:rPr>
          </w:rPrChange>
        </w:rPr>
        <w:t xml:space="preserve"> the risk of long-term diseases — helping to shape healthier light environments worldwide.</w:t>
      </w:r>
      <w:r w:rsidR="005E005B" w:rsidRPr="00234F97">
        <w:rPr>
          <w:rFonts w:ascii="Arial" w:hAnsi="Arial" w:cs="Arial"/>
          <w:b/>
          <w:bCs/>
          <w:color w:val="000000" w:themeColor="text1"/>
          <w:sz w:val="22"/>
          <w:szCs w:val="22"/>
          <w:lang w:val="en-GB"/>
          <w:rPrChange w:id="282" w:author="Johannes Zauner" w:date="2025-09-12T14:01:00Z" w16du:dateUtc="2025-09-12T12:01:00Z">
            <w:rPr>
              <w:rFonts w:ascii="Arial" w:hAnsi="Arial" w:cs="Arial"/>
              <w:b/>
              <w:bCs/>
              <w:color w:val="000000" w:themeColor="text1"/>
              <w:sz w:val="22"/>
              <w:szCs w:val="22"/>
            </w:rPr>
          </w:rPrChange>
        </w:rPr>
        <w:br w:type="page"/>
      </w:r>
    </w:p>
    <w:p w14:paraId="23E3DFF1" w14:textId="6EBAB38E" w:rsidR="008F20FA" w:rsidRDefault="008F20FA">
      <w:pPr>
        <w:spacing w:line="276" w:lineRule="auto"/>
        <w:jc w:val="both"/>
        <w:rPr>
          <w:ins w:id="283" w:author="Johannes Zauner" w:date="2025-09-12T14:24:00Z" w16du:dateUtc="2025-09-12T12:24:00Z"/>
          <w:rFonts w:ascii="Arial" w:hAnsi="Arial" w:cs="Arial"/>
          <w:sz w:val="22"/>
          <w:szCs w:val="22"/>
        </w:rPr>
        <w:pPrChange w:id="284" w:author="Johannes Zauner" w:date="2025-09-12T14:24:00Z" w16du:dateUtc="2025-09-12T12:24:00Z">
          <w:pPr>
            <w:pStyle w:val="berschrift1"/>
            <w:spacing w:line="276" w:lineRule="auto"/>
          </w:pPr>
        </w:pPrChange>
      </w:pPr>
      <w:ins w:id="285" w:author="Johannes Zauner" w:date="2025-09-12T14:24:00Z">
        <w:r w:rsidRPr="008F20FA">
          <w:rPr>
            <w:rFonts w:ascii="Arial" w:hAnsi="Arial" w:cs="Arial"/>
            <w:b/>
            <w:bCs/>
            <w:sz w:val="22"/>
            <w:szCs w:val="22"/>
          </w:rPr>
          <w:t>Disclaimer.</w:t>
        </w:r>
        <w:r w:rsidRPr="008F20FA">
          <w:rPr>
            <w:rFonts w:ascii="Arial" w:hAnsi="Arial" w:cs="Arial"/>
            <w:sz w:val="22"/>
            <w:szCs w:val="22"/>
          </w:rPr>
          <w:t xml:space="preserve"> This Data Note </w:t>
        </w:r>
        <w:proofErr w:type="spellStart"/>
        <w:r w:rsidRPr="008F20FA">
          <w:rPr>
            <w:rFonts w:ascii="Arial" w:hAnsi="Arial" w:cs="Arial"/>
            <w:sz w:val="22"/>
            <w:szCs w:val="22"/>
          </w:rPr>
          <w:t>forms</w:t>
        </w:r>
        <w:proofErr w:type="spellEnd"/>
        <w:r w:rsidRPr="008F20FA">
          <w:rPr>
            <w:rFonts w:ascii="Arial" w:hAnsi="Arial" w:cs="Arial"/>
            <w:sz w:val="22"/>
            <w:szCs w:val="22"/>
          </w:rPr>
          <w:t xml:space="preserve"> </w:t>
        </w:r>
        <w:proofErr w:type="spellStart"/>
        <w:r w:rsidRPr="008F20FA">
          <w:rPr>
            <w:rFonts w:ascii="Arial" w:hAnsi="Arial" w:cs="Arial"/>
            <w:sz w:val="22"/>
            <w:szCs w:val="22"/>
          </w:rPr>
          <w:t>part</w:t>
        </w:r>
        <w:proofErr w:type="spellEnd"/>
        <w:r w:rsidRPr="008F20FA">
          <w:rPr>
            <w:rFonts w:ascii="Arial" w:hAnsi="Arial" w:cs="Arial"/>
            <w:sz w:val="22"/>
            <w:szCs w:val="22"/>
          </w:rPr>
          <w:t xml:space="preserve"> </w:t>
        </w:r>
        <w:proofErr w:type="spellStart"/>
        <w:r w:rsidRPr="008F20FA">
          <w:rPr>
            <w:rFonts w:ascii="Arial" w:hAnsi="Arial" w:cs="Arial"/>
            <w:sz w:val="22"/>
            <w:szCs w:val="22"/>
          </w:rPr>
          <w:t>of</w:t>
        </w:r>
        <w:proofErr w:type="spellEnd"/>
        <w:r w:rsidRPr="008F20FA">
          <w:rPr>
            <w:rFonts w:ascii="Arial" w:hAnsi="Arial" w:cs="Arial"/>
            <w:sz w:val="22"/>
            <w:szCs w:val="22"/>
          </w:rPr>
          <w:t xml:space="preserve"> a </w:t>
        </w:r>
        <w:proofErr w:type="spellStart"/>
        <w:r w:rsidRPr="008F20FA">
          <w:rPr>
            <w:rFonts w:ascii="Arial" w:hAnsi="Arial" w:cs="Arial"/>
            <w:sz w:val="22"/>
            <w:szCs w:val="22"/>
          </w:rPr>
          <w:t>coordinated</w:t>
        </w:r>
        <w:proofErr w:type="spellEnd"/>
        <w:r w:rsidRPr="008F20FA">
          <w:rPr>
            <w:rFonts w:ascii="Arial" w:hAnsi="Arial" w:cs="Arial"/>
            <w:sz w:val="22"/>
            <w:szCs w:val="22"/>
          </w:rPr>
          <w:t xml:space="preserve">, multi-site </w:t>
        </w:r>
        <w:proofErr w:type="spellStart"/>
        <w:r w:rsidRPr="008F20FA">
          <w:rPr>
            <w:rFonts w:ascii="Arial" w:hAnsi="Arial" w:cs="Arial"/>
            <w:sz w:val="22"/>
            <w:szCs w:val="22"/>
          </w:rPr>
          <w:t>series</w:t>
        </w:r>
        <w:proofErr w:type="spellEnd"/>
        <w:r w:rsidRPr="008F20FA">
          <w:rPr>
            <w:rFonts w:ascii="Arial" w:hAnsi="Arial" w:cs="Arial"/>
            <w:sz w:val="22"/>
            <w:szCs w:val="22"/>
          </w:rPr>
          <w:t xml:space="preserve"> </w:t>
        </w:r>
        <w:proofErr w:type="spellStart"/>
        <w:r w:rsidRPr="008F20FA">
          <w:rPr>
            <w:rFonts w:ascii="Arial" w:hAnsi="Arial" w:cs="Arial"/>
            <w:sz w:val="22"/>
            <w:szCs w:val="22"/>
          </w:rPr>
          <w:t>following</w:t>
        </w:r>
        <w:proofErr w:type="spellEnd"/>
        <w:r w:rsidRPr="008F20FA">
          <w:rPr>
            <w:rFonts w:ascii="Arial" w:hAnsi="Arial" w:cs="Arial"/>
            <w:sz w:val="22"/>
            <w:szCs w:val="22"/>
          </w:rPr>
          <w:t xml:space="preserve"> a </w:t>
        </w:r>
        <w:proofErr w:type="spellStart"/>
        <w:r w:rsidRPr="008F20FA">
          <w:rPr>
            <w:rFonts w:ascii="Arial" w:hAnsi="Arial" w:cs="Arial"/>
            <w:sz w:val="22"/>
            <w:szCs w:val="22"/>
          </w:rPr>
          <w:t>shared</w:t>
        </w:r>
        <w:proofErr w:type="spellEnd"/>
        <w:r w:rsidRPr="008F20FA">
          <w:rPr>
            <w:rFonts w:ascii="Arial" w:hAnsi="Arial" w:cs="Arial"/>
            <w:sz w:val="22"/>
            <w:szCs w:val="22"/>
          </w:rPr>
          <w:t xml:space="preserve"> </w:t>
        </w:r>
        <w:proofErr w:type="spellStart"/>
        <w:r w:rsidRPr="008F20FA">
          <w:rPr>
            <w:rFonts w:ascii="Arial" w:hAnsi="Arial" w:cs="Arial"/>
            <w:sz w:val="22"/>
            <w:szCs w:val="22"/>
          </w:rPr>
          <w:t>protocol</w:t>
        </w:r>
        <w:proofErr w:type="spellEnd"/>
        <w:r w:rsidRPr="008F20FA">
          <w:rPr>
            <w:rFonts w:ascii="Arial" w:hAnsi="Arial" w:cs="Arial"/>
            <w:sz w:val="22"/>
            <w:szCs w:val="22"/>
          </w:rPr>
          <w:t xml:space="preserve"> </w:t>
        </w:r>
      </w:ins>
      <w:ins w:id="286" w:author="Johannes Zauner" w:date="2025-09-12T14:26:00Z" w16du:dateUtc="2025-09-12T12:26:00Z">
        <w:r w:rsidR="00AD1D1C" w:rsidRPr="00437761">
          <w:rPr>
            <w:rFonts w:ascii="Arial" w:hAnsi="Arial" w:cs="Arial"/>
            <w:color w:val="000000" w:themeColor="text1"/>
            <w:sz w:val="22"/>
            <w:szCs w:val="22"/>
            <w:lang w:val="en-GB"/>
          </w:rPr>
          <w:fldChar w:fldCharType="begin"/>
        </w:r>
      </w:ins>
      <w:r w:rsidR="00AD1D1C">
        <w:rPr>
          <w:rFonts w:ascii="Arial" w:hAnsi="Arial" w:cs="Arial"/>
          <w:color w:val="000000" w:themeColor="text1"/>
          <w:sz w:val="22"/>
          <w:szCs w:val="22"/>
          <w:lang w:val="en-GB"/>
        </w:rPr>
        <w:instrText xml:space="preserve"> ADDIN EN.CITE &lt;EndNote&gt;&lt;Cite&gt;&lt;Author&gt;Guidolin&lt;/Author&gt;&lt;Year&gt;2024&lt;/Year&gt;&lt;RecNum&gt;1503&lt;/RecNum&gt;&lt;DisplayText&gt;[1]&lt;/DisplayText&gt;&lt;record&gt;&lt;rec-number&gt;1503&lt;/rec-number&gt;&lt;foreign-keys&gt;&lt;key app="EN" db-id="pp2tapfts0x92leeart5ezwef92dswfx2dax" timestamp="1738838296"&gt;1503&lt;/key&gt;&lt;/foreign-keys&gt;&lt;ref-type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ins w:id="287" w:author="Johannes Zauner" w:date="2025-09-12T14:26:00Z" w16du:dateUtc="2025-09-12T12:26:00Z">
        <w:r w:rsidR="00AD1D1C" w:rsidRPr="00437761">
          <w:rPr>
            <w:rFonts w:ascii="Arial" w:hAnsi="Arial" w:cs="Arial"/>
            <w:color w:val="000000" w:themeColor="text1"/>
            <w:sz w:val="22"/>
            <w:szCs w:val="22"/>
            <w:lang w:val="en-GB"/>
          </w:rPr>
          <w:fldChar w:fldCharType="separate"/>
        </w:r>
      </w:ins>
      <w:r w:rsidR="00AD1D1C">
        <w:rPr>
          <w:rFonts w:ascii="Arial" w:hAnsi="Arial" w:cs="Arial"/>
          <w:noProof/>
          <w:color w:val="000000" w:themeColor="text1"/>
          <w:sz w:val="22"/>
          <w:szCs w:val="22"/>
          <w:lang w:val="en-GB"/>
        </w:rPr>
        <w:t>[1]</w:t>
      </w:r>
      <w:ins w:id="288" w:author="Johannes Zauner" w:date="2025-09-12T14:26:00Z" w16du:dateUtc="2025-09-12T12:26:00Z">
        <w:r w:rsidR="00AD1D1C" w:rsidRPr="00437761">
          <w:rPr>
            <w:rFonts w:ascii="Arial" w:hAnsi="Arial" w:cs="Arial"/>
            <w:color w:val="000000" w:themeColor="text1"/>
            <w:sz w:val="22"/>
            <w:szCs w:val="22"/>
            <w:lang w:val="en-GB"/>
          </w:rPr>
          <w:fldChar w:fldCharType="end"/>
        </w:r>
        <w:r w:rsidR="00AD1D1C">
          <w:rPr>
            <w:rFonts w:ascii="Arial" w:hAnsi="Arial" w:cs="Arial"/>
            <w:color w:val="000000" w:themeColor="text1"/>
            <w:sz w:val="22"/>
            <w:szCs w:val="22"/>
            <w:lang w:val="en-GB"/>
          </w:rPr>
          <w:t xml:space="preserve">. </w:t>
        </w:r>
      </w:ins>
      <w:proofErr w:type="spellStart"/>
      <w:ins w:id="289" w:author="Johannes Zauner" w:date="2025-09-12T14:24:00Z">
        <w:r w:rsidRPr="008F20FA">
          <w:rPr>
            <w:rFonts w:ascii="Arial" w:hAnsi="Arial" w:cs="Arial"/>
            <w:sz w:val="22"/>
            <w:szCs w:val="22"/>
          </w:rPr>
          <w:t>While</w:t>
        </w:r>
        <w:proofErr w:type="spellEnd"/>
        <w:r w:rsidRPr="008F20FA">
          <w:rPr>
            <w:rFonts w:ascii="Arial" w:hAnsi="Arial" w:cs="Arial"/>
            <w:sz w:val="22"/>
            <w:szCs w:val="22"/>
          </w:rPr>
          <w:t xml:space="preserve"> </w:t>
        </w:r>
        <w:proofErr w:type="spellStart"/>
        <w:r w:rsidRPr="008F20FA">
          <w:rPr>
            <w:rFonts w:ascii="Arial" w:hAnsi="Arial" w:cs="Arial"/>
            <w:sz w:val="22"/>
            <w:szCs w:val="22"/>
          </w:rPr>
          <w:t>each</w:t>
        </w:r>
        <w:proofErr w:type="spellEnd"/>
        <w:r w:rsidRPr="008F20FA">
          <w:rPr>
            <w:rFonts w:ascii="Arial" w:hAnsi="Arial" w:cs="Arial"/>
            <w:sz w:val="22"/>
            <w:szCs w:val="22"/>
          </w:rPr>
          <w:t xml:space="preserve"> </w:t>
        </w:r>
        <w:proofErr w:type="spellStart"/>
        <w:r w:rsidRPr="008F20FA">
          <w:rPr>
            <w:rFonts w:ascii="Arial" w:hAnsi="Arial" w:cs="Arial"/>
            <w:sz w:val="22"/>
            <w:szCs w:val="22"/>
          </w:rPr>
          <w:t>dataset</w:t>
        </w:r>
        <w:proofErr w:type="spellEnd"/>
        <w:r w:rsidRPr="008F20FA">
          <w:rPr>
            <w:rFonts w:ascii="Arial" w:hAnsi="Arial" w:cs="Arial"/>
            <w:sz w:val="22"/>
            <w:szCs w:val="22"/>
          </w:rPr>
          <w:t xml:space="preserve"> was </w:t>
        </w:r>
        <w:proofErr w:type="spellStart"/>
        <w:r w:rsidRPr="008F20FA">
          <w:rPr>
            <w:rFonts w:ascii="Arial" w:hAnsi="Arial" w:cs="Arial"/>
            <w:sz w:val="22"/>
            <w:szCs w:val="22"/>
          </w:rPr>
          <w:t>collected</w:t>
        </w:r>
        <w:proofErr w:type="spellEnd"/>
        <w:r w:rsidRPr="008F20FA">
          <w:rPr>
            <w:rFonts w:ascii="Arial" w:hAnsi="Arial" w:cs="Arial"/>
            <w:sz w:val="22"/>
            <w:szCs w:val="22"/>
          </w:rPr>
          <w:t xml:space="preserve"> </w:t>
        </w:r>
        <w:proofErr w:type="spellStart"/>
        <w:r w:rsidRPr="008F20FA">
          <w:rPr>
            <w:rFonts w:ascii="Arial" w:hAnsi="Arial" w:cs="Arial"/>
            <w:sz w:val="22"/>
            <w:szCs w:val="22"/>
          </w:rPr>
          <w:t>by</w:t>
        </w:r>
        <w:proofErr w:type="spellEnd"/>
        <w:r w:rsidRPr="008F20FA">
          <w:rPr>
            <w:rFonts w:ascii="Arial" w:hAnsi="Arial" w:cs="Arial"/>
            <w:sz w:val="22"/>
            <w:szCs w:val="22"/>
          </w:rPr>
          <w:t xml:space="preserve"> </w:t>
        </w:r>
        <w:proofErr w:type="spellStart"/>
        <w:r w:rsidRPr="008F20FA">
          <w:rPr>
            <w:rFonts w:ascii="Arial" w:hAnsi="Arial" w:cs="Arial"/>
            <w:sz w:val="22"/>
            <w:szCs w:val="22"/>
          </w:rPr>
          <w:t>its</w:t>
        </w:r>
        <w:proofErr w:type="spellEnd"/>
        <w:r w:rsidRPr="008F20FA">
          <w:rPr>
            <w:rFonts w:ascii="Arial" w:hAnsi="Arial" w:cs="Arial"/>
            <w:sz w:val="22"/>
            <w:szCs w:val="22"/>
          </w:rPr>
          <w:t xml:space="preserve"> own </w:t>
        </w:r>
        <w:proofErr w:type="spellStart"/>
        <w:r w:rsidRPr="008F20FA">
          <w:rPr>
            <w:rFonts w:ascii="Arial" w:hAnsi="Arial" w:cs="Arial"/>
            <w:sz w:val="22"/>
            <w:szCs w:val="22"/>
          </w:rPr>
          <w:t>team</w:t>
        </w:r>
        <w:proofErr w:type="spellEnd"/>
        <w:r w:rsidRPr="008F20FA">
          <w:rPr>
            <w:rFonts w:ascii="Arial" w:hAnsi="Arial" w:cs="Arial"/>
            <w:sz w:val="22"/>
            <w:szCs w:val="22"/>
          </w:rPr>
          <w:t xml:space="preserve"> and </w:t>
        </w:r>
        <w:proofErr w:type="spellStart"/>
        <w:r w:rsidRPr="008F20FA">
          <w:rPr>
            <w:rFonts w:ascii="Arial" w:hAnsi="Arial" w:cs="Arial"/>
            <w:sz w:val="22"/>
            <w:szCs w:val="22"/>
          </w:rPr>
          <w:t>may</w:t>
        </w:r>
        <w:proofErr w:type="spellEnd"/>
        <w:r w:rsidRPr="008F20FA">
          <w:rPr>
            <w:rFonts w:ascii="Arial" w:hAnsi="Arial" w:cs="Arial"/>
            <w:sz w:val="22"/>
            <w:szCs w:val="22"/>
          </w:rPr>
          <w:t xml:space="preserve"> </w:t>
        </w:r>
        <w:proofErr w:type="spellStart"/>
        <w:r w:rsidRPr="008F20FA">
          <w:rPr>
            <w:rFonts w:ascii="Arial" w:hAnsi="Arial" w:cs="Arial"/>
            <w:sz w:val="22"/>
            <w:szCs w:val="22"/>
          </w:rPr>
          <w:t>vary</w:t>
        </w:r>
        <w:proofErr w:type="spellEnd"/>
        <w:r w:rsidRPr="008F20FA">
          <w:rPr>
            <w:rFonts w:ascii="Arial" w:hAnsi="Arial" w:cs="Arial"/>
            <w:sz w:val="22"/>
            <w:szCs w:val="22"/>
          </w:rPr>
          <w:t xml:space="preserve"> in </w:t>
        </w:r>
        <w:proofErr w:type="spellStart"/>
        <w:r w:rsidRPr="008F20FA">
          <w:rPr>
            <w:rFonts w:ascii="Arial" w:hAnsi="Arial" w:cs="Arial"/>
            <w:sz w:val="22"/>
            <w:szCs w:val="22"/>
          </w:rPr>
          <w:t>scale</w:t>
        </w:r>
        <w:proofErr w:type="spellEnd"/>
        <w:r w:rsidRPr="008F20FA">
          <w:rPr>
            <w:rFonts w:ascii="Arial" w:hAnsi="Arial" w:cs="Arial"/>
            <w:sz w:val="22"/>
            <w:szCs w:val="22"/>
          </w:rPr>
          <w:t xml:space="preserve"> and </w:t>
        </w:r>
        <w:proofErr w:type="spellStart"/>
        <w:r w:rsidRPr="008F20FA">
          <w:rPr>
            <w:rFonts w:ascii="Arial" w:hAnsi="Arial" w:cs="Arial"/>
            <w:sz w:val="22"/>
            <w:szCs w:val="22"/>
          </w:rPr>
          <w:t>implementation</w:t>
        </w:r>
        <w:proofErr w:type="spellEnd"/>
        <w:r w:rsidRPr="008F20FA">
          <w:rPr>
            <w:rFonts w:ascii="Arial" w:hAnsi="Arial" w:cs="Arial"/>
            <w:sz w:val="22"/>
            <w:szCs w:val="22"/>
          </w:rPr>
          <w:t xml:space="preserve"> </w:t>
        </w:r>
        <w:proofErr w:type="spellStart"/>
        <w:r w:rsidRPr="008F20FA">
          <w:rPr>
            <w:rFonts w:ascii="Arial" w:hAnsi="Arial" w:cs="Arial"/>
            <w:sz w:val="22"/>
            <w:szCs w:val="22"/>
          </w:rPr>
          <w:t>details</w:t>
        </w:r>
        <w:proofErr w:type="spellEnd"/>
        <w:r w:rsidRPr="008F20FA">
          <w:rPr>
            <w:rFonts w:ascii="Arial" w:hAnsi="Arial" w:cs="Arial"/>
            <w:sz w:val="22"/>
            <w:szCs w:val="22"/>
          </w:rPr>
          <w:t xml:space="preserve">, </w:t>
        </w:r>
        <w:proofErr w:type="spellStart"/>
        <w:r w:rsidRPr="008F20FA">
          <w:rPr>
            <w:rFonts w:ascii="Arial" w:hAnsi="Arial" w:cs="Arial"/>
            <w:sz w:val="22"/>
            <w:szCs w:val="22"/>
          </w:rPr>
          <w:t>the</w:t>
        </w:r>
        <w:proofErr w:type="spellEnd"/>
        <w:r w:rsidRPr="008F20FA">
          <w:rPr>
            <w:rFonts w:ascii="Arial" w:hAnsi="Arial" w:cs="Arial"/>
            <w:sz w:val="22"/>
            <w:szCs w:val="22"/>
          </w:rPr>
          <w:t xml:space="preserve"> </w:t>
        </w:r>
        <w:proofErr w:type="spellStart"/>
        <w:r w:rsidRPr="008F20FA">
          <w:rPr>
            <w:rFonts w:ascii="Arial" w:hAnsi="Arial" w:cs="Arial"/>
            <w:sz w:val="22"/>
            <w:szCs w:val="22"/>
          </w:rPr>
          <w:t>overarching</w:t>
        </w:r>
        <w:proofErr w:type="spellEnd"/>
        <w:r w:rsidRPr="008F20FA">
          <w:rPr>
            <w:rFonts w:ascii="Arial" w:hAnsi="Arial" w:cs="Arial"/>
            <w:sz w:val="22"/>
            <w:szCs w:val="22"/>
          </w:rPr>
          <w:t xml:space="preserve"> </w:t>
        </w:r>
        <w:proofErr w:type="spellStart"/>
        <w:r w:rsidRPr="008F20FA">
          <w:rPr>
            <w:rFonts w:ascii="Arial" w:hAnsi="Arial" w:cs="Arial"/>
            <w:sz w:val="22"/>
            <w:szCs w:val="22"/>
          </w:rPr>
          <w:t>study</w:t>
        </w:r>
        <w:proofErr w:type="spellEnd"/>
        <w:r w:rsidRPr="008F20FA">
          <w:rPr>
            <w:rFonts w:ascii="Arial" w:hAnsi="Arial" w:cs="Arial"/>
            <w:sz w:val="22"/>
            <w:szCs w:val="22"/>
          </w:rPr>
          <w:t xml:space="preserve"> design and </w:t>
        </w:r>
        <w:proofErr w:type="spellStart"/>
        <w:r w:rsidRPr="008F20FA">
          <w:rPr>
            <w:rFonts w:ascii="Arial" w:hAnsi="Arial" w:cs="Arial"/>
            <w:sz w:val="22"/>
            <w:szCs w:val="22"/>
          </w:rPr>
          <w:t>reporting</w:t>
        </w:r>
        <w:proofErr w:type="spellEnd"/>
        <w:r w:rsidRPr="008F20FA">
          <w:rPr>
            <w:rFonts w:ascii="Arial" w:hAnsi="Arial" w:cs="Arial"/>
            <w:sz w:val="22"/>
            <w:szCs w:val="22"/>
          </w:rPr>
          <w:t xml:space="preserve"> </w:t>
        </w:r>
        <w:proofErr w:type="spellStart"/>
        <w:r w:rsidRPr="008F20FA">
          <w:rPr>
            <w:rFonts w:ascii="Arial" w:hAnsi="Arial" w:cs="Arial"/>
            <w:sz w:val="22"/>
            <w:szCs w:val="22"/>
          </w:rPr>
          <w:t>structure</w:t>
        </w:r>
        <w:proofErr w:type="spellEnd"/>
        <w:r w:rsidRPr="008F20FA">
          <w:rPr>
            <w:rFonts w:ascii="Arial" w:hAnsi="Arial" w:cs="Arial"/>
            <w:sz w:val="22"/>
            <w:szCs w:val="22"/>
          </w:rPr>
          <w:t xml:space="preserve"> </w:t>
        </w:r>
        <w:proofErr w:type="spellStart"/>
        <w:r w:rsidRPr="008F20FA">
          <w:rPr>
            <w:rFonts w:ascii="Arial" w:hAnsi="Arial" w:cs="Arial"/>
            <w:sz w:val="22"/>
            <w:szCs w:val="22"/>
          </w:rPr>
          <w:t>are</w:t>
        </w:r>
        <w:proofErr w:type="spellEnd"/>
        <w:r w:rsidRPr="008F20FA">
          <w:rPr>
            <w:rFonts w:ascii="Arial" w:hAnsi="Arial" w:cs="Arial"/>
            <w:sz w:val="22"/>
            <w:szCs w:val="22"/>
          </w:rPr>
          <w:t xml:space="preserve"> </w:t>
        </w:r>
        <w:proofErr w:type="spellStart"/>
        <w:r w:rsidRPr="008F20FA">
          <w:rPr>
            <w:rFonts w:ascii="Arial" w:hAnsi="Arial" w:cs="Arial"/>
            <w:sz w:val="22"/>
            <w:szCs w:val="22"/>
          </w:rPr>
          <w:t>standardi</w:t>
        </w:r>
      </w:ins>
      <w:ins w:id="290" w:author="Johannes Zauner" w:date="2025-09-12T14:25:00Z" w16du:dateUtc="2025-09-12T12:25:00Z">
        <w:r w:rsidR="00AD1D1C">
          <w:rPr>
            <w:rFonts w:ascii="Arial" w:hAnsi="Arial" w:cs="Arial"/>
            <w:sz w:val="22"/>
            <w:szCs w:val="22"/>
          </w:rPr>
          <w:t>s</w:t>
        </w:r>
      </w:ins>
      <w:ins w:id="291" w:author="Johannes Zauner" w:date="2025-09-12T14:24:00Z">
        <w:r w:rsidRPr="008F20FA">
          <w:rPr>
            <w:rFonts w:ascii="Arial" w:hAnsi="Arial" w:cs="Arial"/>
            <w:sz w:val="22"/>
            <w:szCs w:val="22"/>
          </w:rPr>
          <w:t>ed</w:t>
        </w:r>
        <w:proofErr w:type="spellEnd"/>
        <w:r w:rsidRPr="008F20FA">
          <w:rPr>
            <w:rFonts w:ascii="Arial" w:hAnsi="Arial" w:cs="Arial"/>
            <w:sz w:val="22"/>
            <w:szCs w:val="22"/>
          </w:rPr>
          <w:t xml:space="preserve">. </w:t>
        </w:r>
        <w:proofErr w:type="spellStart"/>
        <w:r w:rsidRPr="008F20FA">
          <w:rPr>
            <w:rFonts w:ascii="Arial" w:hAnsi="Arial" w:cs="Arial"/>
            <w:sz w:val="22"/>
            <w:szCs w:val="22"/>
          </w:rPr>
          <w:t>Accordingly</w:t>
        </w:r>
        <w:proofErr w:type="spellEnd"/>
        <w:r w:rsidRPr="008F20FA">
          <w:rPr>
            <w:rFonts w:ascii="Arial" w:hAnsi="Arial" w:cs="Arial"/>
            <w:sz w:val="22"/>
            <w:szCs w:val="22"/>
          </w:rPr>
          <w:t xml:space="preserve">, </w:t>
        </w:r>
        <w:proofErr w:type="spellStart"/>
        <w:r w:rsidRPr="008F20FA">
          <w:rPr>
            <w:rFonts w:ascii="Arial" w:hAnsi="Arial" w:cs="Arial"/>
            <w:sz w:val="22"/>
            <w:szCs w:val="22"/>
          </w:rPr>
          <w:t>text</w:t>
        </w:r>
        <w:proofErr w:type="spellEnd"/>
        <w:r w:rsidRPr="008F20FA">
          <w:rPr>
            <w:rFonts w:ascii="Arial" w:hAnsi="Arial" w:cs="Arial"/>
            <w:sz w:val="22"/>
            <w:szCs w:val="22"/>
          </w:rPr>
          <w:t xml:space="preserve"> </w:t>
        </w:r>
        <w:proofErr w:type="spellStart"/>
        <w:r w:rsidRPr="008F20FA">
          <w:rPr>
            <w:rFonts w:ascii="Arial" w:hAnsi="Arial" w:cs="Arial"/>
            <w:sz w:val="22"/>
            <w:szCs w:val="22"/>
          </w:rPr>
          <w:t>that</w:t>
        </w:r>
        <w:proofErr w:type="spellEnd"/>
        <w:r w:rsidRPr="008F20FA">
          <w:rPr>
            <w:rFonts w:ascii="Arial" w:hAnsi="Arial" w:cs="Arial"/>
            <w:sz w:val="22"/>
            <w:szCs w:val="22"/>
          </w:rPr>
          <w:t xml:space="preserve"> </w:t>
        </w:r>
        <w:proofErr w:type="spellStart"/>
        <w:r w:rsidRPr="008F20FA">
          <w:rPr>
            <w:rFonts w:ascii="Arial" w:hAnsi="Arial" w:cs="Arial"/>
            <w:sz w:val="22"/>
            <w:szCs w:val="22"/>
          </w:rPr>
          <w:t>describes</w:t>
        </w:r>
        <w:proofErr w:type="spellEnd"/>
        <w:r w:rsidRPr="008F20FA">
          <w:rPr>
            <w:rFonts w:ascii="Arial" w:hAnsi="Arial" w:cs="Arial"/>
            <w:sz w:val="22"/>
            <w:szCs w:val="22"/>
          </w:rPr>
          <w:t xml:space="preserve"> </w:t>
        </w:r>
        <w:proofErr w:type="spellStart"/>
        <w:r w:rsidRPr="008F20FA">
          <w:rPr>
            <w:rFonts w:ascii="Arial" w:hAnsi="Arial" w:cs="Arial"/>
            <w:sz w:val="22"/>
            <w:szCs w:val="22"/>
          </w:rPr>
          <w:t>protocol</w:t>
        </w:r>
        <w:proofErr w:type="spellEnd"/>
        <w:r w:rsidRPr="008F20FA">
          <w:rPr>
            <w:rFonts w:ascii="Arial" w:hAnsi="Arial" w:cs="Arial"/>
            <w:sz w:val="22"/>
            <w:szCs w:val="22"/>
          </w:rPr>
          <w:t xml:space="preserve">-level </w:t>
        </w:r>
        <w:proofErr w:type="spellStart"/>
        <w:r w:rsidRPr="008F20FA">
          <w:rPr>
            <w:rFonts w:ascii="Arial" w:hAnsi="Arial" w:cs="Arial"/>
            <w:sz w:val="22"/>
            <w:szCs w:val="22"/>
          </w:rPr>
          <w:t>elements</w:t>
        </w:r>
        <w:proofErr w:type="spellEnd"/>
        <w:r w:rsidRPr="008F20FA">
          <w:rPr>
            <w:rFonts w:ascii="Arial" w:hAnsi="Arial" w:cs="Arial"/>
            <w:sz w:val="22"/>
            <w:szCs w:val="22"/>
          </w:rPr>
          <w:t xml:space="preserve"> (</w:t>
        </w:r>
        <w:proofErr w:type="spellStart"/>
        <w:r w:rsidRPr="008F20FA">
          <w:rPr>
            <w:rFonts w:ascii="Arial" w:hAnsi="Arial" w:cs="Arial"/>
            <w:sz w:val="22"/>
            <w:szCs w:val="22"/>
          </w:rPr>
          <w:t>for</w:t>
        </w:r>
        <w:proofErr w:type="spellEnd"/>
        <w:r w:rsidRPr="008F20FA">
          <w:rPr>
            <w:rFonts w:ascii="Arial" w:hAnsi="Arial" w:cs="Arial"/>
            <w:sz w:val="22"/>
            <w:szCs w:val="22"/>
          </w:rPr>
          <w:t xml:space="preserve"> </w:t>
        </w:r>
        <w:proofErr w:type="spellStart"/>
        <w:r w:rsidRPr="008F20FA">
          <w:rPr>
            <w:rFonts w:ascii="Arial" w:hAnsi="Arial" w:cs="Arial"/>
            <w:sz w:val="22"/>
            <w:szCs w:val="22"/>
          </w:rPr>
          <w:t>example</w:t>
        </w:r>
        <w:proofErr w:type="spellEnd"/>
        <w:r w:rsidRPr="008F20FA">
          <w:rPr>
            <w:rFonts w:ascii="Arial" w:hAnsi="Arial" w:cs="Arial"/>
            <w:sz w:val="22"/>
            <w:szCs w:val="22"/>
          </w:rPr>
          <w:t xml:space="preserve">, </w:t>
        </w:r>
        <w:proofErr w:type="spellStart"/>
        <w:r w:rsidRPr="008F20FA">
          <w:rPr>
            <w:rFonts w:ascii="Arial" w:hAnsi="Arial" w:cs="Arial"/>
            <w:sz w:val="22"/>
            <w:szCs w:val="22"/>
          </w:rPr>
          <w:t>the</w:t>
        </w:r>
        <w:proofErr w:type="spellEnd"/>
        <w:r w:rsidRPr="008F20FA">
          <w:rPr>
            <w:rFonts w:ascii="Arial" w:hAnsi="Arial" w:cs="Arial"/>
            <w:sz w:val="22"/>
            <w:szCs w:val="22"/>
          </w:rPr>
          <w:t xml:space="preserve"> </w:t>
        </w:r>
        <w:proofErr w:type="spellStart"/>
        <w:r w:rsidRPr="008F20FA">
          <w:rPr>
            <w:rFonts w:ascii="Arial" w:hAnsi="Arial" w:cs="Arial"/>
            <w:sz w:val="22"/>
            <w:szCs w:val="22"/>
          </w:rPr>
          <w:t>study</w:t>
        </w:r>
        <w:proofErr w:type="spellEnd"/>
        <w:r w:rsidRPr="008F20FA">
          <w:rPr>
            <w:rFonts w:ascii="Arial" w:hAnsi="Arial" w:cs="Arial"/>
            <w:sz w:val="22"/>
            <w:szCs w:val="22"/>
          </w:rPr>
          <w:t xml:space="preserve"> rationale, </w:t>
        </w:r>
        <w:proofErr w:type="spellStart"/>
        <w:r w:rsidRPr="008F20FA">
          <w:rPr>
            <w:rFonts w:ascii="Arial" w:hAnsi="Arial" w:cs="Arial"/>
            <w:sz w:val="22"/>
            <w:szCs w:val="22"/>
          </w:rPr>
          <w:t>key</w:t>
        </w:r>
        <w:proofErr w:type="spellEnd"/>
        <w:r w:rsidRPr="008F20FA">
          <w:rPr>
            <w:rFonts w:ascii="Arial" w:hAnsi="Arial" w:cs="Arial"/>
            <w:sz w:val="22"/>
            <w:szCs w:val="22"/>
          </w:rPr>
          <w:t xml:space="preserve"> </w:t>
        </w:r>
        <w:proofErr w:type="spellStart"/>
        <w:r w:rsidRPr="008F20FA">
          <w:rPr>
            <w:rFonts w:ascii="Arial" w:hAnsi="Arial" w:cs="Arial"/>
            <w:sz w:val="22"/>
            <w:szCs w:val="22"/>
          </w:rPr>
          <w:t>measures</w:t>
        </w:r>
        <w:proofErr w:type="spellEnd"/>
        <w:r w:rsidRPr="008F20FA">
          <w:rPr>
            <w:rFonts w:ascii="Arial" w:hAnsi="Arial" w:cs="Arial"/>
            <w:sz w:val="22"/>
            <w:szCs w:val="22"/>
          </w:rPr>
          <w:t xml:space="preserve">, and </w:t>
        </w:r>
        <w:proofErr w:type="spellStart"/>
        <w:r w:rsidRPr="008F20FA">
          <w:rPr>
            <w:rFonts w:ascii="Arial" w:hAnsi="Arial" w:cs="Arial"/>
            <w:sz w:val="22"/>
            <w:szCs w:val="22"/>
          </w:rPr>
          <w:t>core</w:t>
        </w:r>
        <w:proofErr w:type="spellEnd"/>
        <w:r w:rsidRPr="008F20FA">
          <w:rPr>
            <w:rFonts w:ascii="Arial" w:hAnsi="Arial" w:cs="Arial"/>
            <w:sz w:val="22"/>
            <w:szCs w:val="22"/>
          </w:rPr>
          <w:t xml:space="preserve"> </w:t>
        </w:r>
        <w:proofErr w:type="spellStart"/>
        <w:r w:rsidRPr="008F20FA">
          <w:rPr>
            <w:rFonts w:ascii="Arial" w:hAnsi="Arial" w:cs="Arial"/>
            <w:sz w:val="22"/>
            <w:szCs w:val="22"/>
          </w:rPr>
          <w:t>procedures</w:t>
        </w:r>
        <w:proofErr w:type="spellEnd"/>
        <w:r w:rsidRPr="008F20FA">
          <w:rPr>
            <w:rFonts w:ascii="Arial" w:hAnsi="Arial" w:cs="Arial"/>
            <w:sz w:val="22"/>
            <w:szCs w:val="22"/>
          </w:rPr>
          <w:t xml:space="preserve">) </w:t>
        </w:r>
        <w:proofErr w:type="spellStart"/>
        <w:r w:rsidRPr="008F20FA">
          <w:rPr>
            <w:rFonts w:ascii="Arial" w:hAnsi="Arial" w:cs="Arial"/>
            <w:sz w:val="22"/>
            <w:szCs w:val="22"/>
          </w:rPr>
          <w:t>is</w:t>
        </w:r>
        <w:proofErr w:type="spellEnd"/>
        <w:r w:rsidRPr="008F20FA">
          <w:rPr>
            <w:rFonts w:ascii="Arial" w:hAnsi="Arial" w:cs="Arial"/>
            <w:sz w:val="22"/>
            <w:szCs w:val="22"/>
          </w:rPr>
          <w:t xml:space="preserve"> </w:t>
        </w:r>
        <w:proofErr w:type="spellStart"/>
        <w:r w:rsidRPr="008F20FA">
          <w:rPr>
            <w:rFonts w:ascii="Arial" w:hAnsi="Arial" w:cs="Arial"/>
            <w:sz w:val="22"/>
            <w:szCs w:val="22"/>
          </w:rPr>
          <w:t>intentionally</w:t>
        </w:r>
        <w:proofErr w:type="spellEnd"/>
        <w:r w:rsidRPr="008F20FA">
          <w:rPr>
            <w:rFonts w:ascii="Arial" w:hAnsi="Arial" w:cs="Arial"/>
            <w:sz w:val="22"/>
            <w:szCs w:val="22"/>
          </w:rPr>
          <w:t xml:space="preserve"> </w:t>
        </w:r>
        <w:proofErr w:type="spellStart"/>
        <w:r w:rsidRPr="008F20FA">
          <w:rPr>
            <w:rFonts w:ascii="Arial" w:hAnsi="Arial" w:cs="Arial"/>
            <w:sz w:val="22"/>
            <w:szCs w:val="22"/>
          </w:rPr>
          <w:t>reused</w:t>
        </w:r>
        <w:proofErr w:type="spellEnd"/>
        <w:r w:rsidRPr="008F20FA">
          <w:rPr>
            <w:rFonts w:ascii="Arial" w:hAnsi="Arial" w:cs="Arial"/>
            <w:sz w:val="22"/>
            <w:szCs w:val="22"/>
          </w:rPr>
          <w:t xml:space="preserve"> </w:t>
        </w:r>
        <w:proofErr w:type="spellStart"/>
        <w:r w:rsidRPr="008F20FA">
          <w:rPr>
            <w:rFonts w:ascii="Arial" w:hAnsi="Arial" w:cs="Arial"/>
            <w:sz w:val="22"/>
            <w:szCs w:val="22"/>
          </w:rPr>
          <w:t>across</w:t>
        </w:r>
        <w:proofErr w:type="spellEnd"/>
        <w:r w:rsidRPr="008F20FA">
          <w:rPr>
            <w:rFonts w:ascii="Arial" w:hAnsi="Arial" w:cs="Arial"/>
            <w:sz w:val="22"/>
            <w:szCs w:val="22"/>
          </w:rPr>
          <w:t xml:space="preserve"> </w:t>
        </w:r>
        <w:proofErr w:type="spellStart"/>
        <w:r w:rsidRPr="008F20FA">
          <w:rPr>
            <w:rFonts w:ascii="Arial" w:hAnsi="Arial" w:cs="Arial"/>
            <w:sz w:val="22"/>
            <w:szCs w:val="22"/>
          </w:rPr>
          <w:t>the</w:t>
        </w:r>
        <w:proofErr w:type="spellEnd"/>
        <w:r w:rsidRPr="008F20FA">
          <w:rPr>
            <w:rFonts w:ascii="Arial" w:hAnsi="Arial" w:cs="Arial"/>
            <w:sz w:val="22"/>
            <w:szCs w:val="22"/>
          </w:rPr>
          <w:t xml:space="preserve"> </w:t>
        </w:r>
        <w:proofErr w:type="spellStart"/>
        <w:r w:rsidRPr="008F20FA">
          <w:rPr>
            <w:rFonts w:ascii="Arial" w:hAnsi="Arial" w:cs="Arial"/>
            <w:sz w:val="22"/>
            <w:szCs w:val="22"/>
          </w:rPr>
          <w:t>series</w:t>
        </w:r>
        <w:proofErr w:type="spellEnd"/>
        <w:r w:rsidRPr="008F20FA">
          <w:rPr>
            <w:rFonts w:ascii="Arial" w:hAnsi="Arial" w:cs="Arial"/>
            <w:sz w:val="22"/>
            <w:szCs w:val="22"/>
          </w:rPr>
          <w:t xml:space="preserve"> </w:t>
        </w:r>
        <w:proofErr w:type="spellStart"/>
        <w:r w:rsidRPr="008F20FA">
          <w:rPr>
            <w:rFonts w:ascii="Arial" w:hAnsi="Arial" w:cs="Arial"/>
            <w:sz w:val="22"/>
            <w:szCs w:val="22"/>
          </w:rPr>
          <w:t>to</w:t>
        </w:r>
        <w:proofErr w:type="spellEnd"/>
        <w:r w:rsidRPr="008F20FA">
          <w:rPr>
            <w:rFonts w:ascii="Arial" w:hAnsi="Arial" w:cs="Arial"/>
            <w:sz w:val="22"/>
            <w:szCs w:val="22"/>
          </w:rPr>
          <w:t xml:space="preserve"> </w:t>
        </w:r>
        <w:proofErr w:type="spellStart"/>
        <w:r w:rsidRPr="008F20FA">
          <w:rPr>
            <w:rFonts w:ascii="Arial" w:hAnsi="Arial" w:cs="Arial"/>
            <w:sz w:val="22"/>
            <w:szCs w:val="22"/>
          </w:rPr>
          <w:t>preserve</w:t>
        </w:r>
        <w:proofErr w:type="spellEnd"/>
        <w:r w:rsidRPr="008F20FA">
          <w:rPr>
            <w:rFonts w:ascii="Arial" w:hAnsi="Arial" w:cs="Arial"/>
            <w:sz w:val="22"/>
            <w:szCs w:val="22"/>
          </w:rPr>
          <w:t xml:space="preserve"> </w:t>
        </w:r>
        <w:proofErr w:type="spellStart"/>
        <w:r w:rsidRPr="008F20FA">
          <w:rPr>
            <w:rFonts w:ascii="Arial" w:hAnsi="Arial" w:cs="Arial"/>
            <w:sz w:val="22"/>
            <w:szCs w:val="22"/>
          </w:rPr>
          <w:t>clarity</w:t>
        </w:r>
        <w:proofErr w:type="spellEnd"/>
        <w:r w:rsidRPr="008F20FA">
          <w:rPr>
            <w:rFonts w:ascii="Arial" w:hAnsi="Arial" w:cs="Arial"/>
            <w:sz w:val="22"/>
            <w:szCs w:val="22"/>
          </w:rPr>
          <w:t xml:space="preserve"> and </w:t>
        </w:r>
        <w:proofErr w:type="spellStart"/>
        <w:r w:rsidRPr="008F20FA">
          <w:rPr>
            <w:rFonts w:ascii="Arial" w:hAnsi="Arial" w:cs="Arial"/>
            <w:sz w:val="22"/>
            <w:szCs w:val="22"/>
          </w:rPr>
          <w:t>facilitate</w:t>
        </w:r>
        <w:proofErr w:type="spellEnd"/>
        <w:r w:rsidRPr="008F20FA">
          <w:rPr>
            <w:rFonts w:ascii="Arial" w:hAnsi="Arial" w:cs="Arial"/>
            <w:sz w:val="22"/>
            <w:szCs w:val="22"/>
          </w:rPr>
          <w:t xml:space="preserve"> </w:t>
        </w:r>
        <w:proofErr w:type="spellStart"/>
        <w:r w:rsidRPr="008F20FA">
          <w:rPr>
            <w:rFonts w:ascii="Arial" w:hAnsi="Arial" w:cs="Arial"/>
            <w:sz w:val="22"/>
            <w:szCs w:val="22"/>
          </w:rPr>
          <w:t>cross</w:t>
        </w:r>
        <w:proofErr w:type="spellEnd"/>
        <w:r w:rsidRPr="008F20FA">
          <w:rPr>
            <w:rFonts w:ascii="Arial" w:hAnsi="Arial" w:cs="Arial"/>
            <w:sz w:val="22"/>
            <w:szCs w:val="22"/>
          </w:rPr>
          <w:t xml:space="preserve">-site </w:t>
        </w:r>
        <w:proofErr w:type="spellStart"/>
        <w:r w:rsidRPr="008F20FA">
          <w:rPr>
            <w:rFonts w:ascii="Arial" w:hAnsi="Arial" w:cs="Arial"/>
            <w:sz w:val="22"/>
            <w:szCs w:val="22"/>
          </w:rPr>
          <w:t>comparison</w:t>
        </w:r>
        <w:proofErr w:type="spellEnd"/>
        <w:r w:rsidRPr="008F20FA">
          <w:rPr>
            <w:rFonts w:ascii="Arial" w:hAnsi="Arial" w:cs="Arial"/>
            <w:sz w:val="22"/>
            <w:szCs w:val="22"/>
          </w:rPr>
          <w:t>. All site-</w:t>
        </w:r>
        <w:proofErr w:type="spellStart"/>
        <w:r w:rsidRPr="008F20FA">
          <w:rPr>
            <w:rFonts w:ascii="Arial" w:hAnsi="Arial" w:cs="Arial"/>
            <w:sz w:val="22"/>
            <w:szCs w:val="22"/>
          </w:rPr>
          <w:t>specific</w:t>
        </w:r>
        <w:proofErr w:type="spellEnd"/>
        <w:r w:rsidRPr="008F20FA">
          <w:rPr>
            <w:rFonts w:ascii="Arial" w:hAnsi="Arial" w:cs="Arial"/>
            <w:sz w:val="22"/>
            <w:szCs w:val="22"/>
          </w:rPr>
          <w:t xml:space="preserve"> </w:t>
        </w:r>
      </w:ins>
      <w:proofErr w:type="spellStart"/>
      <w:ins w:id="292" w:author="Johannes Zauner" w:date="2025-09-12T14:25:00Z" w16du:dateUtc="2025-09-12T12:25:00Z">
        <w:r w:rsidR="00AD1D1C">
          <w:rPr>
            <w:rFonts w:ascii="Arial" w:hAnsi="Arial" w:cs="Arial"/>
            <w:sz w:val="22"/>
            <w:szCs w:val="22"/>
          </w:rPr>
          <w:t>information</w:t>
        </w:r>
        <w:proofErr w:type="spellEnd"/>
        <w:r w:rsidR="00AD1D1C">
          <w:rPr>
            <w:rFonts w:ascii="Arial" w:hAnsi="Arial" w:cs="Arial"/>
            <w:sz w:val="22"/>
            <w:szCs w:val="22"/>
          </w:rPr>
          <w:t xml:space="preserve">, </w:t>
        </w:r>
      </w:ins>
      <w:proofErr w:type="spellStart"/>
      <w:ins w:id="293" w:author="Johannes Zauner" w:date="2025-09-12T14:24:00Z">
        <w:r w:rsidRPr="008F20FA">
          <w:rPr>
            <w:rFonts w:ascii="Arial" w:hAnsi="Arial" w:cs="Arial"/>
            <w:sz w:val="22"/>
            <w:szCs w:val="22"/>
          </w:rPr>
          <w:t>adaptations</w:t>
        </w:r>
        <w:proofErr w:type="spellEnd"/>
        <w:r w:rsidRPr="008F20FA">
          <w:rPr>
            <w:rFonts w:ascii="Arial" w:hAnsi="Arial" w:cs="Arial"/>
            <w:sz w:val="22"/>
            <w:szCs w:val="22"/>
          </w:rPr>
          <w:t xml:space="preserve">, </w:t>
        </w:r>
        <w:proofErr w:type="spellStart"/>
        <w:r w:rsidRPr="008F20FA">
          <w:rPr>
            <w:rFonts w:ascii="Arial" w:hAnsi="Arial" w:cs="Arial"/>
            <w:sz w:val="22"/>
            <w:szCs w:val="22"/>
          </w:rPr>
          <w:t>contextual</w:t>
        </w:r>
        <w:proofErr w:type="spellEnd"/>
        <w:r w:rsidRPr="008F20FA">
          <w:rPr>
            <w:rFonts w:ascii="Arial" w:hAnsi="Arial" w:cs="Arial"/>
            <w:sz w:val="22"/>
            <w:szCs w:val="22"/>
          </w:rPr>
          <w:t xml:space="preserve"> </w:t>
        </w:r>
        <w:proofErr w:type="spellStart"/>
        <w:r w:rsidRPr="008F20FA">
          <w:rPr>
            <w:rFonts w:ascii="Arial" w:hAnsi="Arial" w:cs="Arial"/>
            <w:sz w:val="22"/>
            <w:szCs w:val="22"/>
          </w:rPr>
          <w:t>information</w:t>
        </w:r>
        <w:proofErr w:type="spellEnd"/>
        <w:r w:rsidRPr="008F20FA">
          <w:rPr>
            <w:rFonts w:ascii="Arial" w:hAnsi="Arial" w:cs="Arial"/>
            <w:sz w:val="22"/>
            <w:szCs w:val="22"/>
          </w:rPr>
          <w:t xml:space="preserve">, and </w:t>
        </w:r>
        <w:proofErr w:type="spellStart"/>
        <w:r w:rsidRPr="008F20FA">
          <w:rPr>
            <w:rFonts w:ascii="Arial" w:hAnsi="Arial" w:cs="Arial"/>
            <w:sz w:val="22"/>
            <w:szCs w:val="22"/>
          </w:rPr>
          <w:t>findings</w:t>
        </w:r>
        <w:proofErr w:type="spellEnd"/>
        <w:r w:rsidRPr="008F20FA">
          <w:rPr>
            <w:rFonts w:ascii="Arial" w:hAnsi="Arial" w:cs="Arial"/>
            <w:sz w:val="22"/>
            <w:szCs w:val="22"/>
          </w:rPr>
          <w:t xml:space="preserve"> </w:t>
        </w:r>
        <w:proofErr w:type="spellStart"/>
        <w:r w:rsidRPr="008F20FA">
          <w:rPr>
            <w:rFonts w:ascii="Arial" w:hAnsi="Arial" w:cs="Arial"/>
            <w:sz w:val="22"/>
            <w:szCs w:val="22"/>
          </w:rPr>
          <w:t>are</w:t>
        </w:r>
        <w:proofErr w:type="spellEnd"/>
        <w:r w:rsidRPr="008F20FA">
          <w:rPr>
            <w:rFonts w:ascii="Arial" w:hAnsi="Arial" w:cs="Arial"/>
            <w:sz w:val="22"/>
            <w:szCs w:val="22"/>
          </w:rPr>
          <w:t xml:space="preserve"> </w:t>
        </w:r>
        <w:proofErr w:type="spellStart"/>
        <w:r w:rsidRPr="008F20FA">
          <w:rPr>
            <w:rFonts w:ascii="Arial" w:hAnsi="Arial" w:cs="Arial"/>
            <w:sz w:val="22"/>
            <w:szCs w:val="22"/>
          </w:rPr>
          <w:t>documented</w:t>
        </w:r>
        <w:proofErr w:type="spellEnd"/>
        <w:r w:rsidRPr="008F20FA">
          <w:rPr>
            <w:rFonts w:ascii="Arial" w:hAnsi="Arial" w:cs="Arial"/>
            <w:sz w:val="22"/>
            <w:szCs w:val="22"/>
          </w:rPr>
          <w:t xml:space="preserve"> </w:t>
        </w:r>
        <w:proofErr w:type="spellStart"/>
        <w:r w:rsidRPr="008F20FA">
          <w:rPr>
            <w:rFonts w:ascii="Arial" w:hAnsi="Arial" w:cs="Arial"/>
            <w:sz w:val="22"/>
            <w:szCs w:val="22"/>
          </w:rPr>
          <w:t>explicitly</w:t>
        </w:r>
        <w:proofErr w:type="spellEnd"/>
        <w:r w:rsidRPr="008F20FA">
          <w:rPr>
            <w:rFonts w:ascii="Arial" w:hAnsi="Arial" w:cs="Arial"/>
            <w:sz w:val="22"/>
            <w:szCs w:val="22"/>
          </w:rPr>
          <w:t xml:space="preserve"> in </w:t>
        </w:r>
        <w:proofErr w:type="spellStart"/>
        <w:r w:rsidRPr="008F20FA">
          <w:rPr>
            <w:rFonts w:ascii="Arial" w:hAnsi="Arial" w:cs="Arial"/>
            <w:sz w:val="22"/>
            <w:szCs w:val="22"/>
          </w:rPr>
          <w:t>the</w:t>
        </w:r>
        <w:proofErr w:type="spellEnd"/>
        <w:r w:rsidRPr="008F20FA">
          <w:rPr>
            <w:rFonts w:ascii="Arial" w:hAnsi="Arial" w:cs="Arial"/>
            <w:sz w:val="22"/>
            <w:szCs w:val="22"/>
          </w:rPr>
          <w:t xml:space="preserve"> site-</w:t>
        </w:r>
        <w:proofErr w:type="spellStart"/>
        <w:r w:rsidRPr="008F20FA">
          <w:rPr>
            <w:rFonts w:ascii="Arial" w:hAnsi="Arial" w:cs="Arial"/>
            <w:sz w:val="22"/>
            <w:szCs w:val="22"/>
          </w:rPr>
          <w:t>specific</w:t>
        </w:r>
        <w:proofErr w:type="spellEnd"/>
        <w:r w:rsidRPr="008F20FA">
          <w:rPr>
            <w:rFonts w:ascii="Arial" w:hAnsi="Arial" w:cs="Arial"/>
            <w:sz w:val="22"/>
            <w:szCs w:val="22"/>
          </w:rPr>
          <w:t xml:space="preserve"> </w:t>
        </w:r>
        <w:proofErr w:type="spellStart"/>
        <w:r w:rsidRPr="008F20FA">
          <w:rPr>
            <w:rFonts w:ascii="Arial" w:hAnsi="Arial" w:cs="Arial"/>
            <w:sz w:val="22"/>
            <w:szCs w:val="22"/>
          </w:rPr>
          <w:t>sections</w:t>
        </w:r>
        <w:proofErr w:type="spellEnd"/>
        <w:r w:rsidRPr="008F20FA">
          <w:rPr>
            <w:rFonts w:ascii="Arial" w:hAnsi="Arial" w:cs="Arial"/>
            <w:sz w:val="22"/>
            <w:szCs w:val="22"/>
          </w:rPr>
          <w:t>.</w:t>
        </w:r>
      </w:ins>
    </w:p>
    <w:p w14:paraId="014B40EA" w14:textId="2D334B7E" w:rsidR="00482356" w:rsidRPr="00234F97" w:rsidRDefault="00482356" w:rsidP="0011244B">
      <w:pPr>
        <w:pStyle w:val="berschrift1"/>
        <w:spacing w:line="276" w:lineRule="auto"/>
        <w:rPr>
          <w:rFonts w:ascii="Arial" w:hAnsi="Arial" w:cs="Arial"/>
          <w:b/>
          <w:bCs/>
          <w:color w:val="000000" w:themeColor="text1"/>
          <w:sz w:val="22"/>
          <w:szCs w:val="22"/>
          <w:lang w:val="en-GB"/>
          <w:rPrChange w:id="29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295" w:author="Johannes Zauner" w:date="2025-09-12T14:01:00Z" w16du:dateUtc="2025-09-12T12:01:00Z">
            <w:rPr>
              <w:rFonts w:ascii="Arial" w:hAnsi="Arial" w:cs="Arial"/>
              <w:b/>
              <w:bCs/>
              <w:color w:val="000000" w:themeColor="text1"/>
              <w:sz w:val="22"/>
              <w:szCs w:val="22"/>
            </w:rPr>
          </w:rPrChange>
        </w:rPr>
        <w:t>Introduction</w:t>
      </w:r>
    </w:p>
    <w:p w14:paraId="18042191" w14:textId="5C8771EA" w:rsidR="001D718C" w:rsidRPr="00234F97" w:rsidRDefault="00482356" w:rsidP="0011244B">
      <w:pPr>
        <w:spacing w:line="276" w:lineRule="auto"/>
        <w:jc w:val="both"/>
        <w:rPr>
          <w:rFonts w:ascii="Arial" w:hAnsi="Arial" w:cs="Arial"/>
          <w:color w:val="000000" w:themeColor="text1"/>
          <w:sz w:val="22"/>
          <w:szCs w:val="22"/>
          <w:lang w:val="en-GB"/>
          <w:rPrChange w:id="29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297" w:author="Johannes Zauner" w:date="2025-09-12T14:01:00Z" w16du:dateUtc="2025-09-12T12:01:00Z">
            <w:rPr>
              <w:rFonts w:ascii="Arial" w:hAnsi="Arial" w:cs="Arial"/>
              <w:color w:val="000000" w:themeColor="text1"/>
              <w:sz w:val="22"/>
              <w:szCs w:val="22"/>
            </w:rPr>
          </w:rPrChange>
        </w:rPr>
        <w:t>Light exposure is an</w:t>
      </w:r>
      <w:r w:rsidR="00D75737" w:rsidRPr="00234F97">
        <w:rPr>
          <w:rFonts w:ascii="Arial" w:hAnsi="Arial" w:cs="Arial"/>
          <w:color w:val="000000" w:themeColor="text1"/>
          <w:sz w:val="22"/>
          <w:szCs w:val="22"/>
          <w:lang w:val="en-GB"/>
          <w:rPrChange w:id="298"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299" w:author="Johannes Zauner" w:date="2025-09-12T14:01:00Z" w16du:dateUtc="2025-09-12T12:01:00Z">
            <w:rPr>
              <w:rFonts w:ascii="Arial" w:hAnsi="Arial" w:cs="Arial"/>
              <w:color w:val="000000" w:themeColor="text1"/>
              <w:sz w:val="22"/>
              <w:szCs w:val="22"/>
            </w:rPr>
          </w:rPrChange>
        </w:rPr>
        <w:t xml:space="preserve">important environmental factor </w:t>
      </w:r>
      <w:r w:rsidR="000B2D70" w:rsidRPr="00234F97">
        <w:rPr>
          <w:rFonts w:ascii="Arial" w:hAnsi="Arial" w:cs="Arial"/>
          <w:color w:val="000000" w:themeColor="text1"/>
          <w:sz w:val="22"/>
          <w:szCs w:val="22"/>
          <w:lang w:val="en-GB"/>
          <w:rPrChange w:id="300" w:author="Johannes Zauner" w:date="2025-09-12T14:01:00Z" w16du:dateUtc="2025-09-12T12:01:00Z">
            <w:rPr>
              <w:rFonts w:ascii="Arial" w:hAnsi="Arial" w:cs="Arial"/>
              <w:color w:val="000000" w:themeColor="text1"/>
              <w:sz w:val="22"/>
              <w:szCs w:val="22"/>
            </w:rPr>
          </w:rPrChange>
        </w:rPr>
        <w:t xml:space="preserve">that significantly influences </w:t>
      </w:r>
      <w:r w:rsidRPr="00234F97">
        <w:rPr>
          <w:rFonts w:ascii="Arial" w:hAnsi="Arial" w:cs="Arial"/>
          <w:color w:val="000000" w:themeColor="text1"/>
          <w:sz w:val="22"/>
          <w:szCs w:val="22"/>
          <w:lang w:val="en-GB"/>
          <w:rPrChange w:id="301" w:author="Johannes Zauner" w:date="2025-09-12T14:01:00Z" w16du:dateUtc="2025-09-12T12:01:00Z">
            <w:rPr>
              <w:rFonts w:ascii="Arial" w:hAnsi="Arial" w:cs="Arial"/>
              <w:color w:val="000000" w:themeColor="text1"/>
              <w:sz w:val="22"/>
              <w:szCs w:val="22"/>
            </w:rPr>
          </w:rPrChange>
        </w:rPr>
        <w:t>human health and well-being</w:t>
      </w:r>
      <w:r w:rsidR="003D0EB6" w:rsidRPr="00234F97">
        <w:rPr>
          <w:rFonts w:ascii="Arial" w:hAnsi="Arial" w:cs="Arial"/>
          <w:color w:val="000000" w:themeColor="text1"/>
          <w:sz w:val="22"/>
          <w:szCs w:val="22"/>
          <w:lang w:val="en-GB"/>
          <w:rPrChange w:id="302" w:author="Johannes Zauner" w:date="2025-09-12T14:01:00Z" w16du:dateUtc="2025-09-12T12:01:00Z">
            <w:rPr>
              <w:rFonts w:ascii="Arial" w:hAnsi="Arial" w:cs="Arial"/>
              <w:color w:val="000000" w:themeColor="text1"/>
              <w:sz w:val="22"/>
              <w:szCs w:val="22"/>
            </w:rPr>
          </w:rPrChange>
        </w:rPr>
        <w:t xml:space="preserve"> </w:t>
      </w:r>
      <w:r w:rsidR="003D0EB6" w:rsidRPr="00234F97">
        <w:rPr>
          <w:rFonts w:ascii="Arial" w:hAnsi="Arial" w:cs="Arial"/>
          <w:color w:val="000000" w:themeColor="text1"/>
          <w:sz w:val="22"/>
          <w:szCs w:val="22"/>
          <w:lang w:val="en-GB"/>
          <w:rPrChange w:id="303"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PEVuZE5vdGU+PENpdGU+PEF1dGhvcj5Ccm93bjwvQXV0aG9yPjxZZWFyPjIwMjI8L1llYXI+PFJl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PEVuZE5vdGU+PENpdGU+PEF1dGhvcj5Ccm93bjwvQXV0aG9yPjxZZWFyPjIwMjI8L1llYXI+PFJl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3D0EB6" w:rsidRPr="009C39B2">
        <w:rPr>
          <w:rFonts w:ascii="Arial" w:hAnsi="Arial" w:cs="Arial"/>
          <w:color w:val="000000" w:themeColor="text1"/>
          <w:sz w:val="22"/>
          <w:szCs w:val="22"/>
          <w:lang w:val="en-GB"/>
        </w:rPr>
      </w:r>
      <w:r w:rsidR="003D0EB6" w:rsidRPr="00234F97">
        <w:rPr>
          <w:rFonts w:ascii="Arial" w:hAnsi="Arial" w:cs="Arial"/>
          <w:color w:val="000000" w:themeColor="text1"/>
          <w:sz w:val="22"/>
          <w:szCs w:val="22"/>
          <w:lang w:val="en-GB"/>
          <w:rPrChange w:id="304"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w:t>
      </w:r>
      <w:r w:rsidR="003D0EB6" w:rsidRPr="00234F97">
        <w:rPr>
          <w:rFonts w:ascii="Arial" w:hAnsi="Arial" w:cs="Arial"/>
          <w:color w:val="000000" w:themeColor="text1"/>
          <w:sz w:val="22"/>
          <w:szCs w:val="22"/>
          <w:lang w:val="en-GB"/>
          <w:rPrChange w:id="305" w:author="Johannes Zauner" w:date="2025-09-12T14:01:00Z" w16du:dateUtc="2025-09-12T12:01:00Z">
            <w:rPr>
              <w:rFonts w:ascii="Arial" w:hAnsi="Arial" w:cs="Arial"/>
              <w:color w:val="000000" w:themeColor="text1"/>
              <w:sz w:val="22"/>
              <w:szCs w:val="22"/>
            </w:rPr>
          </w:rPrChange>
        </w:rPr>
        <w:fldChar w:fldCharType="end"/>
      </w:r>
      <w:r w:rsidR="00417034" w:rsidRPr="00234F97">
        <w:rPr>
          <w:rFonts w:ascii="Arial" w:hAnsi="Arial" w:cs="Arial"/>
          <w:color w:val="000000" w:themeColor="text1"/>
          <w:sz w:val="22"/>
          <w:szCs w:val="22"/>
          <w:lang w:val="en-GB"/>
          <w:rPrChange w:id="306" w:author="Johannes Zauner" w:date="2025-09-12T14:01:00Z" w16du:dateUtc="2025-09-12T12:01:00Z">
            <w:rPr>
              <w:rFonts w:ascii="Arial" w:hAnsi="Arial" w:cs="Arial"/>
              <w:color w:val="000000" w:themeColor="text1"/>
              <w:sz w:val="22"/>
              <w:szCs w:val="22"/>
            </w:rPr>
          </w:rPrChange>
        </w:rPr>
        <w:t xml:space="preserve">. </w:t>
      </w:r>
      <w:r w:rsidR="00E9205E" w:rsidRPr="00234F97">
        <w:rPr>
          <w:rFonts w:ascii="Arial" w:hAnsi="Arial" w:cs="Arial"/>
          <w:color w:val="000000" w:themeColor="text1"/>
          <w:sz w:val="22"/>
          <w:szCs w:val="22"/>
          <w:lang w:val="en-GB"/>
          <w:rPrChange w:id="307" w:author="Johannes Zauner" w:date="2025-09-12T14:01:00Z" w16du:dateUtc="2025-09-12T12:01:00Z">
            <w:rPr>
              <w:rFonts w:ascii="Arial" w:hAnsi="Arial" w:cs="Arial"/>
              <w:color w:val="000000" w:themeColor="text1"/>
              <w:sz w:val="22"/>
              <w:szCs w:val="22"/>
            </w:rPr>
          </w:rPrChange>
        </w:rPr>
        <w:t xml:space="preserve">In addition to </w:t>
      </w:r>
      <w:r w:rsidR="00DA427D" w:rsidRPr="00234F97">
        <w:rPr>
          <w:rFonts w:ascii="Arial" w:hAnsi="Arial" w:cs="Arial"/>
          <w:color w:val="000000" w:themeColor="text1"/>
          <w:sz w:val="22"/>
          <w:szCs w:val="22"/>
          <w:lang w:val="en-GB"/>
          <w:rPrChange w:id="308" w:author="Johannes Zauner" w:date="2025-09-12T14:01:00Z" w16du:dateUtc="2025-09-12T12:01:00Z">
            <w:rPr>
              <w:rFonts w:ascii="Arial" w:hAnsi="Arial" w:cs="Arial"/>
              <w:color w:val="000000" w:themeColor="text1"/>
              <w:sz w:val="22"/>
              <w:szCs w:val="22"/>
            </w:rPr>
          </w:rPrChange>
        </w:rPr>
        <w:t xml:space="preserve">its central role in vision, light acts as the primary zeitgeber, synchronising </w:t>
      </w:r>
      <w:r w:rsidR="00E9205E" w:rsidRPr="00234F97">
        <w:rPr>
          <w:rFonts w:ascii="Arial" w:hAnsi="Arial" w:cs="Arial"/>
          <w:color w:val="000000" w:themeColor="text1"/>
          <w:sz w:val="22"/>
          <w:szCs w:val="22"/>
          <w:lang w:val="en-GB"/>
          <w:rPrChange w:id="309" w:author="Johannes Zauner" w:date="2025-09-12T14:01:00Z" w16du:dateUtc="2025-09-12T12:01:00Z">
            <w:rPr>
              <w:rFonts w:ascii="Arial" w:hAnsi="Arial" w:cs="Arial"/>
              <w:color w:val="000000" w:themeColor="text1"/>
              <w:sz w:val="22"/>
              <w:szCs w:val="22"/>
            </w:rPr>
          </w:rPrChange>
        </w:rPr>
        <w:t>the endogenous circadian rhythms</w:t>
      </w:r>
      <w:r w:rsidR="00DA427D" w:rsidRPr="00234F97">
        <w:rPr>
          <w:rFonts w:ascii="Arial" w:hAnsi="Arial" w:cs="Arial"/>
          <w:color w:val="000000" w:themeColor="text1"/>
          <w:sz w:val="22"/>
          <w:szCs w:val="22"/>
          <w:lang w:val="en-GB"/>
          <w:rPrChange w:id="310" w:author="Johannes Zauner" w:date="2025-09-12T14:01:00Z" w16du:dateUtc="2025-09-12T12:01:00Z">
            <w:rPr>
              <w:rFonts w:ascii="Arial" w:hAnsi="Arial" w:cs="Arial"/>
              <w:color w:val="000000" w:themeColor="text1"/>
              <w:sz w:val="22"/>
              <w:szCs w:val="22"/>
            </w:rPr>
          </w:rPrChange>
        </w:rPr>
        <w:t xml:space="preserve"> with the natural light-dark cycl</w:t>
      </w:r>
      <w:r w:rsidR="003353FC" w:rsidRPr="00234F97">
        <w:rPr>
          <w:rFonts w:ascii="Arial" w:hAnsi="Arial" w:cs="Arial"/>
          <w:color w:val="000000" w:themeColor="text1"/>
          <w:sz w:val="22"/>
          <w:szCs w:val="22"/>
          <w:lang w:val="en-GB"/>
          <w:rPrChange w:id="311" w:author="Johannes Zauner" w:date="2025-09-12T14:01:00Z" w16du:dateUtc="2025-09-12T12:01:00Z">
            <w:rPr>
              <w:rFonts w:ascii="Arial" w:hAnsi="Arial" w:cs="Arial"/>
              <w:color w:val="000000" w:themeColor="text1"/>
              <w:sz w:val="22"/>
              <w:szCs w:val="22"/>
            </w:rPr>
          </w:rPrChange>
        </w:rPr>
        <w:t xml:space="preserve">e </w:t>
      </w:r>
      <w:r w:rsidR="009D3EA3" w:rsidRPr="00234F97">
        <w:rPr>
          <w:rFonts w:ascii="Arial" w:hAnsi="Arial" w:cs="Arial"/>
          <w:color w:val="000000" w:themeColor="text1"/>
          <w:sz w:val="22"/>
          <w:szCs w:val="22"/>
          <w:lang w:val="en-GB"/>
          <w:rPrChange w:id="312"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&lt;EndNote&gt;&lt;Cite&gt;&lt;Author&gt;Blume&lt;/Author&gt;&lt;Year&gt;2019&lt;/Year&gt;&lt;RecNum&gt;522&lt;/RecNum&gt;&lt;DisplayText&gt;[3]&lt;/DisplayText&gt;&lt;record&gt;&lt;rec-number&gt;522&lt;/rec-number&gt;&lt;foreign-keys&gt;&lt;key app="EN" db-id="pp2tapfts0x92leeart5ezwef92dswfx2dax" timestamp="1616342246"&gt;522&lt;/key&gt;&lt;/foreign-keys&gt;&lt;ref-type name="Journal Article"&gt;17&lt;/ref-type&gt;&lt;contributors&gt;&lt;authors&gt;&lt;author&gt;Blume, C.&lt;/author&gt;&lt;author&gt;Garbazza, C.&lt;/author&gt;&lt;author&gt;Spitschan, M.&lt;/author&gt;&lt;/authors&gt;&lt;/contributors&gt;&lt;auth-address&gt;Centre for Chronobiology, Psychiatric Hospital of the University of Basel (UPK), Basel, Switzerland.&amp;#xD;Transfaculty Research Platform Molecular and Cognitive Neurosciences (MCN), University of Basel, Basel, Switzerland.&amp;#xD;Centre for Cognitive Neuroscience, University of Salzburg, Salzburg, Austria.&amp;#xD;Department of Experimental Psychology, University of Oxford, Oxford, UK.&lt;/auth-address&gt;&lt;titles&gt;&lt;title&gt;Effects of light on human circadian rhythms, sleep and mood&lt;/title&gt;&lt;secondary-title&gt;Somnologie (Berl)&lt;/secondary-title&gt;&lt;/titles&gt;&lt;periodical&gt;&lt;full-title&gt;Somnologie (Berl)&lt;/full-title&gt;&lt;/periodical&gt;&lt;pages&gt;147-156&lt;/pages&gt;&lt;volume&gt;23&lt;/volume&gt;&lt;number&gt;3&lt;/number&gt;&lt;edition&gt;2019/09/20&lt;/edition&gt;&lt;keywords&gt;&lt;keyword&gt;Artificial light&lt;/keyword&gt;&lt;keyword&gt;Circadian rhythms&lt;/keyword&gt;&lt;keyword&gt;Depression&lt;/keyword&gt;&lt;keyword&gt;Light therapy&lt;/keyword&gt;&lt;keyword&gt;Natural light&lt;/keyword&gt;&lt;keyword&gt;have no relevant competing interests.&lt;/keyword&gt;&lt;/keywords&gt;&lt;dates&gt;&lt;year&gt;2019&lt;/year&gt;&lt;pub-dates&gt;&lt;date&gt;Sep&lt;/date&gt;&lt;/pub-dates&gt;&lt;/dates&gt;&lt;isbn&gt;1432-9123 (Print)&amp;#xD;1432-9123 (Linking)&lt;/isbn&gt;&lt;accession-num&gt;31534436&lt;/accession-num&gt;&lt;urls&gt;&lt;related-urls&gt;&lt;url&gt;https://www.ncbi.nlm.nih.gov/pubmed/31534436&lt;/url&gt;&lt;/related-urls&gt;&lt;/urls&gt;&lt;custom2&gt;PMC6751071&lt;/custom2&gt;&lt;electronic-resource-num&gt;10.1007/s11818-019-00215-x&lt;/electronic-resource-num&gt;&lt;/record&gt;&lt;/Cite&gt;&lt;/EndNote&gt;</w:instrText>
      </w:r>
      <w:r w:rsidR="009D3EA3" w:rsidRPr="00234F97">
        <w:rPr>
          <w:rFonts w:ascii="Arial" w:hAnsi="Arial" w:cs="Arial"/>
          <w:color w:val="000000" w:themeColor="text1"/>
          <w:sz w:val="22"/>
          <w:szCs w:val="22"/>
          <w:lang w:val="en-GB"/>
          <w:rPrChange w:id="313"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[3]</w:t>
      </w:r>
      <w:r w:rsidR="009D3EA3" w:rsidRPr="00234F97">
        <w:rPr>
          <w:rFonts w:ascii="Arial" w:hAnsi="Arial" w:cs="Arial"/>
          <w:color w:val="000000" w:themeColor="text1"/>
          <w:sz w:val="22"/>
          <w:szCs w:val="22"/>
          <w:lang w:val="en-GB"/>
          <w:rPrChange w:id="314" w:author="Johannes Zauner" w:date="2025-09-12T14:01:00Z" w16du:dateUtc="2025-09-12T12:01:00Z">
            <w:rPr>
              <w:rFonts w:ascii="Arial" w:hAnsi="Arial" w:cs="Arial"/>
              <w:color w:val="000000" w:themeColor="text1"/>
              <w:sz w:val="22"/>
              <w:szCs w:val="22"/>
            </w:rPr>
          </w:rPrChange>
        </w:rPr>
        <w:fldChar w:fldCharType="end"/>
      </w:r>
      <w:r w:rsidR="003353FC" w:rsidRPr="00234F97">
        <w:rPr>
          <w:rFonts w:ascii="Arial" w:hAnsi="Arial" w:cs="Arial"/>
          <w:color w:val="000000" w:themeColor="text1"/>
          <w:sz w:val="22"/>
          <w:szCs w:val="22"/>
          <w:lang w:val="en-GB"/>
          <w:rPrChange w:id="315" w:author="Johannes Zauner" w:date="2025-09-12T14:01:00Z" w16du:dateUtc="2025-09-12T12:01:00Z">
            <w:rPr>
              <w:rFonts w:ascii="Arial" w:hAnsi="Arial" w:cs="Arial"/>
              <w:color w:val="000000" w:themeColor="text1"/>
              <w:sz w:val="22"/>
              <w:szCs w:val="22"/>
            </w:rPr>
          </w:rPrChange>
        </w:rPr>
        <w:t xml:space="preserve">. </w:t>
      </w:r>
      <w:r w:rsidR="000B2D70" w:rsidRPr="00234F97">
        <w:rPr>
          <w:rFonts w:ascii="Arial" w:hAnsi="Arial" w:cs="Arial"/>
          <w:color w:val="000000" w:themeColor="text1"/>
          <w:sz w:val="22"/>
          <w:szCs w:val="22"/>
          <w:lang w:val="en-GB"/>
          <w:rPrChange w:id="316" w:author="Johannes Zauner" w:date="2025-09-12T14:01:00Z" w16du:dateUtc="2025-09-12T12:01:00Z">
            <w:rPr>
              <w:rFonts w:ascii="Arial" w:hAnsi="Arial" w:cs="Arial"/>
              <w:color w:val="000000" w:themeColor="text1"/>
              <w:sz w:val="22"/>
              <w:szCs w:val="22"/>
            </w:rPr>
          </w:rPrChange>
        </w:rPr>
        <w:t xml:space="preserve">However, the prevalence of artificial lighting and modern </w:t>
      </w:r>
      <w:r w:rsidR="00F03729" w:rsidRPr="00234F97">
        <w:rPr>
          <w:rFonts w:ascii="Arial" w:hAnsi="Arial" w:cs="Arial"/>
          <w:color w:val="000000" w:themeColor="text1"/>
          <w:sz w:val="22"/>
          <w:szCs w:val="22"/>
          <w:lang w:val="en-GB"/>
          <w:rPrChange w:id="317" w:author="Johannes Zauner" w:date="2025-09-12T14:01:00Z" w16du:dateUtc="2025-09-12T12:01:00Z">
            <w:rPr>
              <w:rFonts w:ascii="Arial" w:hAnsi="Arial" w:cs="Arial"/>
              <w:color w:val="000000" w:themeColor="text1"/>
              <w:sz w:val="22"/>
              <w:szCs w:val="22"/>
            </w:rPr>
          </w:rPrChange>
        </w:rPr>
        <w:t xml:space="preserve">indoor </w:t>
      </w:r>
      <w:r w:rsidR="000B2D70" w:rsidRPr="00234F97">
        <w:rPr>
          <w:rFonts w:ascii="Arial" w:hAnsi="Arial" w:cs="Arial"/>
          <w:color w:val="000000" w:themeColor="text1"/>
          <w:sz w:val="22"/>
          <w:szCs w:val="22"/>
          <w:lang w:val="en-GB"/>
          <w:rPrChange w:id="318" w:author="Johannes Zauner" w:date="2025-09-12T14:01:00Z" w16du:dateUtc="2025-09-12T12:01:00Z">
            <w:rPr>
              <w:rFonts w:ascii="Arial" w:hAnsi="Arial" w:cs="Arial"/>
              <w:color w:val="000000" w:themeColor="text1"/>
              <w:sz w:val="22"/>
              <w:szCs w:val="22"/>
            </w:rPr>
          </w:rPrChange>
        </w:rPr>
        <w:t>lifestyles can disrupt this synchronization, leading to various health issues due to altered daily patterns of light exposure</w:t>
      </w:r>
      <w:r w:rsidR="00546B06" w:rsidRPr="00234F97">
        <w:rPr>
          <w:rFonts w:ascii="Arial" w:hAnsi="Arial" w:cs="Arial"/>
          <w:color w:val="000000" w:themeColor="text1"/>
          <w:sz w:val="22"/>
          <w:szCs w:val="22"/>
          <w:lang w:val="en-GB"/>
          <w:rPrChange w:id="319" w:author="Johannes Zauner" w:date="2025-09-12T14:01:00Z" w16du:dateUtc="2025-09-12T12:01:00Z">
            <w:rPr>
              <w:rFonts w:ascii="Arial" w:hAnsi="Arial" w:cs="Arial"/>
              <w:color w:val="000000" w:themeColor="text1"/>
              <w:sz w:val="22"/>
              <w:szCs w:val="22"/>
            </w:rPr>
          </w:rPrChange>
        </w:rPr>
        <w:t xml:space="preserve"> </w:t>
      </w:r>
      <w:r w:rsidR="00546B06" w:rsidRPr="00234F97">
        <w:rPr>
          <w:rFonts w:ascii="Arial" w:hAnsi="Arial" w:cs="Arial"/>
          <w:color w:val="000000" w:themeColor="text1"/>
          <w:sz w:val="22"/>
          <w:szCs w:val="22"/>
          <w:lang w:val="en-GB"/>
          <w:rPrChange w:id="320"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PEVuZE5vdGU+PENpdGU+PEF1dGhvcj5CdXJuczwvQXV0aG9yPjxZZWFyPjIwMjE8L1llYXI+PFJl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PEVuZE5vdGU+PENpdGU+PEF1dGhvcj5CdXJuczwvQXV0aG9yPjxZZWFyPjIwMjE8L1llYXI+PFJl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546B06" w:rsidRPr="009C39B2">
        <w:rPr>
          <w:rFonts w:ascii="Arial" w:hAnsi="Arial" w:cs="Arial"/>
          <w:color w:val="000000" w:themeColor="text1"/>
          <w:sz w:val="22"/>
          <w:szCs w:val="22"/>
          <w:lang w:val="en-GB"/>
        </w:rPr>
      </w:r>
      <w:r w:rsidR="00546B06" w:rsidRPr="00234F97">
        <w:rPr>
          <w:rFonts w:ascii="Arial" w:hAnsi="Arial" w:cs="Arial"/>
          <w:color w:val="000000" w:themeColor="text1"/>
          <w:sz w:val="22"/>
          <w:szCs w:val="22"/>
          <w:lang w:val="en-GB"/>
          <w:rPrChange w:id="321"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[4-7]</w:t>
      </w:r>
      <w:r w:rsidR="00546B06" w:rsidRPr="00234F97">
        <w:rPr>
          <w:rFonts w:ascii="Arial" w:hAnsi="Arial" w:cs="Arial"/>
          <w:color w:val="000000" w:themeColor="text1"/>
          <w:sz w:val="22"/>
          <w:szCs w:val="22"/>
          <w:lang w:val="en-GB"/>
          <w:rPrChange w:id="322" w:author="Johannes Zauner" w:date="2025-09-12T14:01:00Z" w16du:dateUtc="2025-09-12T12:01:00Z">
            <w:rPr>
              <w:rFonts w:ascii="Arial" w:hAnsi="Arial" w:cs="Arial"/>
              <w:color w:val="000000" w:themeColor="text1"/>
              <w:sz w:val="22"/>
              <w:szCs w:val="22"/>
            </w:rPr>
          </w:rPrChange>
        </w:rPr>
        <w:fldChar w:fldCharType="end"/>
      </w:r>
      <w:r w:rsidR="003319A7" w:rsidRPr="00234F97">
        <w:rPr>
          <w:rFonts w:ascii="Arial" w:hAnsi="Arial" w:cs="Arial"/>
          <w:color w:val="000000" w:themeColor="text1"/>
          <w:sz w:val="22"/>
          <w:szCs w:val="22"/>
          <w:lang w:val="en-GB"/>
          <w:rPrChange w:id="323" w:author="Johannes Zauner" w:date="2025-09-12T14:01:00Z" w16du:dateUtc="2025-09-12T12:01:00Z">
            <w:rPr>
              <w:rFonts w:ascii="Arial" w:hAnsi="Arial" w:cs="Arial"/>
              <w:color w:val="000000" w:themeColor="text1"/>
              <w:sz w:val="22"/>
              <w:szCs w:val="22"/>
            </w:rPr>
          </w:rPrChange>
        </w:rPr>
        <w:t xml:space="preserve">. </w:t>
      </w:r>
      <w:r w:rsidR="000B2D70" w:rsidRPr="00234F97">
        <w:rPr>
          <w:rFonts w:ascii="Arial" w:hAnsi="Arial" w:cs="Arial"/>
          <w:color w:val="000000" w:themeColor="text1"/>
          <w:sz w:val="22"/>
          <w:szCs w:val="22"/>
          <w:lang w:val="en-GB"/>
          <w:rPrChange w:id="324" w:author="Johannes Zauner" w:date="2025-09-12T14:01:00Z" w16du:dateUtc="2025-09-12T12:01:00Z">
            <w:rPr>
              <w:rFonts w:ascii="Arial" w:hAnsi="Arial" w:cs="Arial"/>
              <w:color w:val="000000" w:themeColor="text1"/>
              <w:sz w:val="22"/>
              <w:szCs w:val="22"/>
            </w:rPr>
          </w:rPrChange>
        </w:rPr>
        <w:t xml:space="preserve">The </w:t>
      </w:r>
      <w:r w:rsidR="003319A7" w:rsidRPr="00234F97">
        <w:rPr>
          <w:rFonts w:ascii="Arial" w:hAnsi="Arial" w:cs="Arial"/>
          <w:color w:val="000000" w:themeColor="text1"/>
          <w:sz w:val="22"/>
          <w:szCs w:val="22"/>
          <w:lang w:val="en-GB"/>
          <w:rPrChange w:id="325" w:author="Johannes Zauner" w:date="2025-09-12T14:01:00Z" w16du:dateUtc="2025-09-12T12:01:00Z">
            <w:rPr>
              <w:rFonts w:ascii="Arial" w:hAnsi="Arial" w:cs="Arial"/>
              <w:color w:val="000000" w:themeColor="text1"/>
              <w:sz w:val="22"/>
              <w:szCs w:val="22"/>
            </w:rPr>
          </w:rPrChange>
        </w:rPr>
        <w:t xml:space="preserve">non-visual effects of light involve </w:t>
      </w:r>
      <w:r w:rsidR="000B2D70" w:rsidRPr="00234F97">
        <w:rPr>
          <w:rFonts w:ascii="Arial" w:hAnsi="Arial" w:cs="Arial"/>
          <w:color w:val="000000" w:themeColor="text1"/>
          <w:sz w:val="22"/>
          <w:szCs w:val="22"/>
          <w:lang w:val="en-GB"/>
          <w:rPrChange w:id="326" w:author="Johannes Zauner" w:date="2025-09-12T14:01:00Z" w16du:dateUtc="2025-09-12T12:01:00Z">
            <w:rPr>
              <w:rFonts w:ascii="Arial" w:hAnsi="Arial" w:cs="Arial"/>
              <w:color w:val="000000" w:themeColor="text1"/>
              <w:sz w:val="22"/>
              <w:szCs w:val="22"/>
            </w:rPr>
          </w:rPrChange>
        </w:rPr>
        <w:t>speciali</w:t>
      </w:r>
      <w:r w:rsidR="003E0C4E" w:rsidRPr="00234F97">
        <w:rPr>
          <w:rFonts w:ascii="Arial" w:hAnsi="Arial" w:cs="Arial"/>
          <w:color w:val="000000" w:themeColor="text1"/>
          <w:sz w:val="22"/>
          <w:szCs w:val="22"/>
          <w:lang w:val="en-GB"/>
          <w:rPrChange w:id="327" w:author="Johannes Zauner" w:date="2025-09-12T14:01:00Z" w16du:dateUtc="2025-09-12T12:01:00Z">
            <w:rPr>
              <w:rFonts w:ascii="Arial" w:hAnsi="Arial" w:cs="Arial"/>
              <w:color w:val="000000" w:themeColor="text1"/>
              <w:sz w:val="22"/>
              <w:szCs w:val="22"/>
            </w:rPr>
          </w:rPrChange>
        </w:rPr>
        <w:t>z</w:t>
      </w:r>
      <w:r w:rsidR="000B2D70" w:rsidRPr="00234F97">
        <w:rPr>
          <w:rFonts w:ascii="Arial" w:hAnsi="Arial" w:cs="Arial"/>
          <w:color w:val="000000" w:themeColor="text1"/>
          <w:sz w:val="22"/>
          <w:szCs w:val="22"/>
          <w:lang w:val="en-GB"/>
          <w:rPrChange w:id="328" w:author="Johannes Zauner" w:date="2025-09-12T14:01:00Z" w16du:dateUtc="2025-09-12T12:01:00Z">
            <w:rPr>
              <w:rFonts w:ascii="Arial" w:hAnsi="Arial" w:cs="Arial"/>
              <w:color w:val="000000" w:themeColor="text1"/>
              <w:sz w:val="22"/>
              <w:szCs w:val="22"/>
            </w:rPr>
          </w:rPrChange>
        </w:rPr>
        <w:t xml:space="preserve">ed </w:t>
      </w:r>
      <w:r w:rsidR="003319A7" w:rsidRPr="00234F97">
        <w:rPr>
          <w:rFonts w:ascii="Arial" w:hAnsi="Arial" w:cs="Arial"/>
          <w:color w:val="000000" w:themeColor="text1"/>
          <w:sz w:val="22"/>
          <w:szCs w:val="22"/>
          <w:lang w:val="en-GB"/>
          <w:rPrChange w:id="329" w:author="Johannes Zauner" w:date="2025-09-12T14:01:00Z" w16du:dateUtc="2025-09-12T12:01:00Z">
            <w:rPr>
              <w:rFonts w:ascii="Arial" w:hAnsi="Arial" w:cs="Arial"/>
              <w:color w:val="000000" w:themeColor="text1"/>
              <w:sz w:val="22"/>
              <w:szCs w:val="22"/>
            </w:rPr>
          </w:rPrChange>
        </w:rPr>
        <w:t>photoreceptors in the eye</w:t>
      </w:r>
      <w:r w:rsidR="00F03729" w:rsidRPr="00234F97">
        <w:rPr>
          <w:rFonts w:ascii="Arial" w:hAnsi="Arial" w:cs="Arial"/>
          <w:color w:val="000000" w:themeColor="text1"/>
          <w:sz w:val="22"/>
          <w:szCs w:val="22"/>
          <w:lang w:val="en-GB"/>
          <w:rPrChange w:id="330" w:author="Johannes Zauner" w:date="2025-09-12T14:01:00Z" w16du:dateUtc="2025-09-12T12:01:00Z">
            <w:rPr>
              <w:rFonts w:ascii="Arial" w:hAnsi="Arial" w:cs="Arial"/>
              <w:color w:val="000000" w:themeColor="text1"/>
              <w:sz w:val="22"/>
              <w:szCs w:val="22"/>
            </w:rPr>
          </w:rPrChange>
        </w:rPr>
        <w:t xml:space="preserve"> and are mainly mediated by the </w:t>
      </w:r>
      <w:r w:rsidR="003319A7" w:rsidRPr="00234F97">
        <w:rPr>
          <w:rFonts w:ascii="Arial" w:hAnsi="Arial" w:cs="Arial"/>
          <w:color w:val="000000" w:themeColor="text1"/>
          <w:sz w:val="22"/>
          <w:szCs w:val="22"/>
          <w:lang w:val="en-GB"/>
          <w:rPrChange w:id="331" w:author="Johannes Zauner" w:date="2025-09-12T14:01:00Z" w16du:dateUtc="2025-09-12T12:01:00Z">
            <w:rPr>
              <w:rFonts w:ascii="Arial" w:hAnsi="Arial" w:cs="Arial"/>
              <w:color w:val="000000" w:themeColor="text1"/>
              <w:sz w:val="22"/>
              <w:szCs w:val="22"/>
            </w:rPr>
          </w:rPrChange>
        </w:rPr>
        <w:t>intrinsically photosensitive</w:t>
      </w:r>
      <w:r w:rsidR="00D75737" w:rsidRPr="00234F97">
        <w:rPr>
          <w:rFonts w:ascii="Arial" w:hAnsi="Arial" w:cs="Arial"/>
          <w:color w:val="000000" w:themeColor="text1"/>
          <w:sz w:val="22"/>
          <w:szCs w:val="22"/>
          <w:lang w:val="en-GB"/>
          <w:rPrChange w:id="332" w:author="Johannes Zauner" w:date="2025-09-12T14:01:00Z" w16du:dateUtc="2025-09-12T12:01:00Z">
            <w:rPr>
              <w:rFonts w:ascii="Arial" w:hAnsi="Arial" w:cs="Arial"/>
              <w:color w:val="000000" w:themeColor="text1"/>
              <w:sz w:val="22"/>
              <w:szCs w:val="22"/>
            </w:rPr>
          </w:rPrChange>
        </w:rPr>
        <w:t xml:space="preserve"> </w:t>
      </w:r>
      <w:r w:rsidR="003319A7" w:rsidRPr="00234F97">
        <w:rPr>
          <w:rFonts w:ascii="Arial" w:hAnsi="Arial" w:cs="Arial"/>
          <w:color w:val="000000" w:themeColor="text1"/>
          <w:sz w:val="22"/>
          <w:szCs w:val="22"/>
          <w:lang w:val="en-GB"/>
          <w:rPrChange w:id="333" w:author="Johannes Zauner" w:date="2025-09-12T14:01:00Z" w16du:dateUtc="2025-09-12T12:01:00Z">
            <w:rPr>
              <w:rFonts w:ascii="Arial" w:hAnsi="Arial" w:cs="Arial"/>
              <w:color w:val="000000" w:themeColor="text1"/>
              <w:sz w:val="22"/>
              <w:szCs w:val="22"/>
            </w:rPr>
          </w:rPrChange>
        </w:rPr>
        <w:t xml:space="preserve">retinal ganglion cells (ipRGCs), which are most sensitive </w:t>
      </w:r>
      <w:r w:rsidR="00C33ABD" w:rsidRPr="00234F97">
        <w:rPr>
          <w:rFonts w:ascii="Arial" w:hAnsi="Arial" w:cs="Arial"/>
          <w:color w:val="000000" w:themeColor="text1"/>
          <w:sz w:val="22"/>
          <w:szCs w:val="22"/>
          <w:lang w:val="en-GB"/>
          <w:rPrChange w:id="334" w:author="Johannes Zauner" w:date="2025-09-12T14:01:00Z" w16du:dateUtc="2025-09-12T12:01:00Z">
            <w:rPr>
              <w:rFonts w:ascii="Arial" w:hAnsi="Arial" w:cs="Arial"/>
              <w:color w:val="000000" w:themeColor="text1"/>
              <w:sz w:val="22"/>
              <w:szCs w:val="22"/>
            </w:rPr>
          </w:rPrChange>
        </w:rPr>
        <w:t>to</w:t>
      </w:r>
      <w:r w:rsidR="00F03729" w:rsidRPr="00234F97">
        <w:rPr>
          <w:rFonts w:ascii="Arial" w:hAnsi="Arial" w:cs="Arial"/>
          <w:color w:val="000000" w:themeColor="text1"/>
          <w:sz w:val="22"/>
          <w:szCs w:val="22"/>
          <w:lang w:val="en-GB"/>
          <w:rPrChange w:id="335" w:author="Johannes Zauner" w:date="2025-09-12T14:01:00Z" w16du:dateUtc="2025-09-12T12:01:00Z">
            <w:rPr>
              <w:rFonts w:ascii="Arial" w:hAnsi="Arial" w:cs="Arial"/>
              <w:color w:val="000000" w:themeColor="text1"/>
              <w:sz w:val="22"/>
              <w:szCs w:val="22"/>
            </w:rPr>
          </w:rPrChange>
        </w:rPr>
        <w:t xml:space="preserve"> short-wavelength</w:t>
      </w:r>
      <w:r w:rsidR="003319A7" w:rsidRPr="00234F97">
        <w:rPr>
          <w:rFonts w:ascii="Arial" w:hAnsi="Arial" w:cs="Arial"/>
          <w:color w:val="000000" w:themeColor="text1"/>
          <w:sz w:val="22"/>
          <w:szCs w:val="22"/>
          <w:lang w:val="en-GB"/>
          <w:rPrChange w:id="336" w:author="Johannes Zauner" w:date="2025-09-12T14:01:00Z" w16du:dateUtc="2025-09-12T12:01:00Z">
            <w:rPr>
              <w:rFonts w:ascii="Arial" w:hAnsi="Arial" w:cs="Arial"/>
              <w:color w:val="000000" w:themeColor="text1"/>
              <w:sz w:val="22"/>
              <w:szCs w:val="22"/>
            </w:rPr>
          </w:rPrChange>
        </w:rPr>
        <w:t xml:space="preserve"> light </w:t>
      </w:r>
      <w:r w:rsidR="003B5455" w:rsidRPr="00234F97">
        <w:rPr>
          <w:rFonts w:ascii="Arial" w:hAnsi="Arial" w:cs="Arial"/>
          <w:color w:val="000000" w:themeColor="text1"/>
          <w:sz w:val="22"/>
          <w:szCs w:val="22"/>
          <w:lang w:val="en-GB"/>
          <w:rPrChange w:id="337"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PEVuZE5vdGU+PENpdGU+PEF1dGhvcj5TcGl0c2NoYW48L0F1dGhvcj48WWVhcj4yMDE5PC9ZZWFy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PEVuZE5vdGU+PENpdGU+PEF1dGhvcj5TcGl0c2NoYW48L0F1dGhvcj48WWVhcj4yMDE5PC9ZZWFy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3B5455" w:rsidRPr="009C39B2">
        <w:rPr>
          <w:rFonts w:ascii="Arial" w:hAnsi="Arial" w:cs="Arial"/>
          <w:color w:val="000000" w:themeColor="text1"/>
          <w:sz w:val="22"/>
          <w:szCs w:val="22"/>
          <w:lang w:val="en-GB"/>
        </w:rPr>
      </w:r>
      <w:r w:rsidR="003B5455" w:rsidRPr="00234F97">
        <w:rPr>
          <w:rFonts w:ascii="Arial" w:hAnsi="Arial" w:cs="Arial"/>
          <w:color w:val="000000" w:themeColor="text1"/>
          <w:sz w:val="22"/>
          <w:szCs w:val="22"/>
          <w:lang w:val="en-GB"/>
          <w:rPrChange w:id="338"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[8, 9]</w:t>
      </w:r>
      <w:r w:rsidR="003B5455" w:rsidRPr="00234F97">
        <w:rPr>
          <w:rFonts w:ascii="Arial" w:hAnsi="Arial" w:cs="Arial"/>
          <w:color w:val="000000" w:themeColor="text1"/>
          <w:sz w:val="22"/>
          <w:szCs w:val="22"/>
          <w:lang w:val="en-GB"/>
          <w:rPrChange w:id="339" w:author="Johannes Zauner" w:date="2025-09-12T14:01:00Z" w16du:dateUtc="2025-09-12T12:01:00Z">
            <w:rPr>
              <w:rFonts w:ascii="Arial" w:hAnsi="Arial" w:cs="Arial"/>
              <w:color w:val="000000" w:themeColor="text1"/>
              <w:sz w:val="22"/>
              <w:szCs w:val="22"/>
            </w:rPr>
          </w:rPrChange>
        </w:rPr>
        <w:fldChar w:fldCharType="end"/>
      </w:r>
      <w:r w:rsidR="005C4FD7" w:rsidRPr="00234F97">
        <w:rPr>
          <w:rFonts w:ascii="Arial" w:hAnsi="Arial" w:cs="Arial"/>
          <w:color w:val="000000" w:themeColor="text1"/>
          <w:sz w:val="22"/>
          <w:szCs w:val="22"/>
          <w:lang w:val="en-GB"/>
          <w:rPrChange w:id="340" w:author="Johannes Zauner" w:date="2025-09-12T14:01:00Z" w16du:dateUtc="2025-09-12T12:01:00Z">
            <w:rPr>
              <w:rFonts w:ascii="Arial" w:hAnsi="Arial" w:cs="Arial"/>
              <w:color w:val="000000" w:themeColor="text1"/>
              <w:sz w:val="22"/>
              <w:szCs w:val="22"/>
            </w:rPr>
          </w:rPrChange>
        </w:rPr>
        <w:t>.</w:t>
      </w:r>
    </w:p>
    <w:p w14:paraId="0746A30D" w14:textId="714F527A" w:rsidR="00DA427D" w:rsidRPr="00234F97" w:rsidRDefault="00DA427D" w:rsidP="0011244B">
      <w:pPr>
        <w:spacing w:line="276" w:lineRule="auto"/>
        <w:jc w:val="both"/>
        <w:rPr>
          <w:rFonts w:ascii="Arial" w:hAnsi="Arial" w:cs="Arial"/>
          <w:color w:val="000000" w:themeColor="text1"/>
          <w:sz w:val="22"/>
          <w:szCs w:val="22"/>
          <w:lang w:val="en-GB"/>
          <w:rPrChange w:id="34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42" w:author="Johannes Zauner" w:date="2025-09-12T14:01:00Z" w16du:dateUtc="2025-09-12T12:01:00Z">
            <w:rPr>
              <w:rFonts w:ascii="Arial" w:hAnsi="Arial" w:cs="Arial"/>
              <w:color w:val="000000" w:themeColor="text1"/>
              <w:sz w:val="22"/>
              <w:szCs w:val="22"/>
            </w:rPr>
          </w:rPrChange>
        </w:rPr>
        <w:t xml:space="preserve">Analysing real-world light exposure </w:t>
      </w:r>
      <w:r w:rsidR="00F03729" w:rsidRPr="00234F97">
        <w:rPr>
          <w:rFonts w:ascii="Arial" w:hAnsi="Arial" w:cs="Arial"/>
          <w:color w:val="000000" w:themeColor="text1"/>
          <w:sz w:val="22"/>
          <w:szCs w:val="22"/>
          <w:lang w:val="en-GB"/>
          <w:rPrChange w:id="343" w:author="Johannes Zauner" w:date="2025-09-12T14:01:00Z" w16du:dateUtc="2025-09-12T12:01:00Z">
            <w:rPr>
              <w:rFonts w:ascii="Arial" w:hAnsi="Arial" w:cs="Arial"/>
              <w:color w:val="000000" w:themeColor="text1"/>
              <w:sz w:val="22"/>
              <w:szCs w:val="22"/>
            </w:rPr>
          </w:rPrChange>
        </w:rPr>
        <w:t xml:space="preserve">and related </w:t>
      </w:r>
      <w:r w:rsidRPr="00234F97">
        <w:rPr>
          <w:rFonts w:ascii="Arial" w:hAnsi="Arial" w:cs="Arial"/>
          <w:color w:val="000000" w:themeColor="text1"/>
          <w:sz w:val="22"/>
          <w:szCs w:val="22"/>
          <w:lang w:val="en-GB"/>
          <w:rPrChange w:id="344" w:author="Johannes Zauner" w:date="2025-09-12T14:01:00Z" w16du:dateUtc="2025-09-12T12:01:00Z">
            <w:rPr>
              <w:rFonts w:ascii="Arial" w:hAnsi="Arial" w:cs="Arial"/>
              <w:color w:val="000000" w:themeColor="text1"/>
              <w:sz w:val="22"/>
              <w:szCs w:val="22"/>
            </w:rPr>
          </w:rPrChange>
        </w:rPr>
        <w:t>behaviour</w:t>
      </w:r>
      <w:r w:rsidR="00F03729" w:rsidRPr="00234F97">
        <w:rPr>
          <w:rFonts w:ascii="Arial" w:hAnsi="Arial" w:cs="Arial"/>
          <w:color w:val="000000" w:themeColor="text1"/>
          <w:sz w:val="22"/>
          <w:szCs w:val="22"/>
          <w:lang w:val="en-GB"/>
          <w:rPrChange w:id="345" w:author="Johannes Zauner" w:date="2025-09-12T14:01:00Z" w16du:dateUtc="2025-09-12T12:01:00Z">
            <w:rPr>
              <w:rFonts w:ascii="Arial" w:hAnsi="Arial" w:cs="Arial"/>
              <w:color w:val="000000" w:themeColor="text1"/>
              <w:sz w:val="22"/>
              <w:szCs w:val="22"/>
            </w:rPr>
          </w:rPrChange>
        </w:rPr>
        <w:t>s</w:t>
      </w:r>
      <w:r w:rsidRPr="00234F97">
        <w:rPr>
          <w:rFonts w:ascii="Arial" w:hAnsi="Arial" w:cs="Arial"/>
          <w:color w:val="000000" w:themeColor="text1"/>
          <w:sz w:val="22"/>
          <w:szCs w:val="22"/>
          <w:lang w:val="en-GB"/>
          <w:rPrChange w:id="346" w:author="Johannes Zauner" w:date="2025-09-12T14:01:00Z" w16du:dateUtc="2025-09-12T12:01:00Z">
            <w:rPr>
              <w:rFonts w:ascii="Arial" w:hAnsi="Arial" w:cs="Arial"/>
              <w:color w:val="000000" w:themeColor="text1"/>
              <w:sz w:val="22"/>
              <w:szCs w:val="22"/>
            </w:rPr>
          </w:rPrChange>
        </w:rPr>
        <w:t xml:space="preserve"> is </w:t>
      </w:r>
      <w:r w:rsidR="00066AE8" w:rsidRPr="00234F97">
        <w:rPr>
          <w:rFonts w:ascii="Arial" w:hAnsi="Arial" w:cs="Arial"/>
          <w:color w:val="000000" w:themeColor="text1"/>
          <w:sz w:val="22"/>
          <w:szCs w:val="22"/>
          <w:lang w:val="en-GB"/>
          <w:rPrChange w:id="347" w:author="Johannes Zauner" w:date="2025-09-12T14:01:00Z" w16du:dateUtc="2025-09-12T12:01:00Z">
            <w:rPr>
              <w:rFonts w:ascii="Arial" w:hAnsi="Arial" w:cs="Arial"/>
              <w:color w:val="000000" w:themeColor="text1"/>
              <w:sz w:val="22"/>
              <w:szCs w:val="22"/>
            </w:rPr>
          </w:rPrChange>
        </w:rPr>
        <w:t>key</w:t>
      </w:r>
      <w:r w:rsidR="00F03729" w:rsidRPr="00234F97">
        <w:rPr>
          <w:rFonts w:ascii="Arial" w:hAnsi="Arial" w:cs="Arial"/>
          <w:color w:val="000000" w:themeColor="text1"/>
          <w:sz w:val="22"/>
          <w:szCs w:val="22"/>
          <w:lang w:val="en-GB"/>
          <w:rPrChange w:id="348"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349" w:author="Johannes Zauner" w:date="2025-09-12T14:01:00Z" w16du:dateUtc="2025-09-12T12:01:00Z">
            <w:rPr>
              <w:rFonts w:ascii="Arial" w:hAnsi="Arial" w:cs="Arial"/>
              <w:color w:val="000000" w:themeColor="text1"/>
              <w:sz w:val="22"/>
              <w:szCs w:val="22"/>
            </w:rPr>
          </w:rPrChange>
        </w:rPr>
        <w:t>for a better understanding of</w:t>
      </w:r>
      <w:r w:rsidR="0089729B" w:rsidRPr="00234F97">
        <w:rPr>
          <w:rFonts w:ascii="Arial" w:hAnsi="Arial" w:cs="Arial"/>
          <w:color w:val="000000" w:themeColor="text1"/>
          <w:sz w:val="22"/>
          <w:szCs w:val="22"/>
          <w:lang w:val="en-GB"/>
          <w:rPrChange w:id="350"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351" w:author="Johannes Zauner" w:date="2025-09-12T14:01:00Z" w16du:dateUtc="2025-09-12T12:01:00Z">
            <w:rPr>
              <w:rFonts w:ascii="Arial" w:hAnsi="Arial" w:cs="Arial"/>
              <w:color w:val="000000" w:themeColor="text1"/>
              <w:sz w:val="22"/>
              <w:szCs w:val="22"/>
            </w:rPr>
          </w:rPrChange>
        </w:rPr>
        <w:t>and potential reduction in any negative health consequences</w:t>
      </w:r>
      <w:r w:rsidR="00772775" w:rsidRPr="00234F97">
        <w:rPr>
          <w:rFonts w:ascii="Arial" w:hAnsi="Arial" w:cs="Arial"/>
          <w:color w:val="000000" w:themeColor="text1"/>
          <w:sz w:val="22"/>
          <w:szCs w:val="22"/>
          <w:lang w:val="en-GB"/>
          <w:rPrChange w:id="352" w:author="Johannes Zauner" w:date="2025-09-12T14:01:00Z" w16du:dateUtc="2025-09-12T12:01:00Z">
            <w:rPr>
              <w:rFonts w:ascii="Arial" w:hAnsi="Arial" w:cs="Arial"/>
              <w:color w:val="000000" w:themeColor="text1"/>
              <w:sz w:val="22"/>
              <w:szCs w:val="22"/>
            </w:rPr>
          </w:rPrChange>
        </w:rPr>
        <w:t xml:space="preserve"> arising from light at the ‘wrong’ time</w:t>
      </w:r>
      <w:r w:rsidRPr="00234F97">
        <w:rPr>
          <w:rFonts w:ascii="Arial" w:hAnsi="Arial" w:cs="Arial"/>
          <w:color w:val="000000" w:themeColor="text1"/>
          <w:sz w:val="22"/>
          <w:szCs w:val="22"/>
          <w:lang w:val="en-GB"/>
          <w:rPrChange w:id="353" w:author="Johannes Zauner" w:date="2025-09-12T14:01:00Z" w16du:dateUtc="2025-09-12T12:01:00Z">
            <w:rPr>
              <w:rFonts w:ascii="Arial" w:hAnsi="Arial" w:cs="Arial"/>
              <w:color w:val="000000" w:themeColor="text1"/>
              <w:sz w:val="22"/>
              <w:szCs w:val="22"/>
            </w:rPr>
          </w:rPrChange>
        </w:rPr>
        <w:t>, while enhancing the</w:t>
      </w:r>
      <w:r w:rsidR="00F03729" w:rsidRPr="00234F97">
        <w:rPr>
          <w:rFonts w:ascii="Arial" w:hAnsi="Arial" w:cs="Arial"/>
          <w:color w:val="000000" w:themeColor="text1"/>
          <w:sz w:val="22"/>
          <w:szCs w:val="22"/>
          <w:lang w:val="en-GB"/>
          <w:rPrChange w:id="354" w:author="Johannes Zauner" w:date="2025-09-12T14:01:00Z" w16du:dateUtc="2025-09-12T12:01:00Z">
            <w:rPr>
              <w:rFonts w:ascii="Arial" w:hAnsi="Arial" w:cs="Arial"/>
              <w:color w:val="000000" w:themeColor="text1"/>
              <w:sz w:val="22"/>
              <w:szCs w:val="22"/>
            </w:rPr>
          </w:rPrChange>
        </w:rPr>
        <w:t xml:space="preserve"> acute and short-term</w:t>
      </w:r>
      <w:r w:rsidRPr="00234F97">
        <w:rPr>
          <w:rFonts w:ascii="Arial" w:hAnsi="Arial" w:cs="Arial"/>
          <w:color w:val="000000" w:themeColor="text1"/>
          <w:sz w:val="22"/>
          <w:szCs w:val="22"/>
          <w:lang w:val="en-GB"/>
          <w:rPrChange w:id="355" w:author="Johannes Zauner" w:date="2025-09-12T14:01:00Z" w16du:dateUtc="2025-09-12T12:01:00Z">
            <w:rPr>
              <w:rFonts w:ascii="Arial" w:hAnsi="Arial" w:cs="Arial"/>
              <w:color w:val="000000" w:themeColor="text1"/>
              <w:sz w:val="22"/>
              <w:szCs w:val="22"/>
            </w:rPr>
          </w:rPrChange>
        </w:rPr>
        <w:t xml:space="preserve"> benefits of light exposure</w:t>
      </w:r>
      <w:r w:rsidR="00F03729" w:rsidRPr="00234F97">
        <w:rPr>
          <w:rFonts w:ascii="Arial" w:hAnsi="Arial" w:cs="Arial"/>
          <w:color w:val="000000" w:themeColor="text1"/>
          <w:sz w:val="22"/>
          <w:szCs w:val="22"/>
          <w:lang w:val="en-GB"/>
          <w:rPrChange w:id="356" w:author="Johannes Zauner" w:date="2025-09-12T14:01:00Z" w16du:dateUtc="2025-09-12T12:01:00Z">
            <w:rPr>
              <w:rFonts w:ascii="Arial" w:hAnsi="Arial" w:cs="Arial"/>
              <w:color w:val="000000" w:themeColor="text1"/>
              <w:sz w:val="22"/>
              <w:szCs w:val="22"/>
            </w:rPr>
          </w:rPrChange>
        </w:rPr>
        <w:t xml:space="preserve">, </w:t>
      </w:r>
      <w:r w:rsidR="00BB40CC" w:rsidRPr="00234F97">
        <w:rPr>
          <w:rFonts w:ascii="Arial" w:hAnsi="Arial" w:cs="Arial"/>
          <w:color w:val="000000" w:themeColor="text1"/>
          <w:sz w:val="22"/>
          <w:szCs w:val="22"/>
          <w:lang w:val="en-GB"/>
          <w:rPrChange w:id="357" w:author="Johannes Zauner" w:date="2025-09-12T14:01:00Z" w16du:dateUtc="2025-09-12T12:01:00Z">
            <w:rPr>
              <w:rFonts w:ascii="Arial" w:hAnsi="Arial" w:cs="Arial"/>
              <w:color w:val="000000" w:themeColor="text1"/>
              <w:sz w:val="22"/>
              <w:szCs w:val="22"/>
            </w:rPr>
          </w:rPrChange>
        </w:rPr>
        <w:t>such as</w:t>
      </w:r>
      <w:r w:rsidR="00F03729" w:rsidRPr="00234F97">
        <w:rPr>
          <w:rFonts w:ascii="Arial" w:hAnsi="Arial" w:cs="Arial"/>
          <w:color w:val="000000" w:themeColor="text1"/>
          <w:sz w:val="22"/>
          <w:szCs w:val="22"/>
          <w:lang w:val="en-GB"/>
          <w:rPrChange w:id="358" w:author="Johannes Zauner" w:date="2025-09-12T14:01:00Z" w16du:dateUtc="2025-09-12T12:01:00Z">
            <w:rPr>
              <w:rFonts w:ascii="Arial" w:hAnsi="Arial" w:cs="Arial"/>
              <w:color w:val="000000" w:themeColor="text1"/>
              <w:sz w:val="22"/>
              <w:szCs w:val="22"/>
            </w:rPr>
          </w:rPrChange>
        </w:rPr>
        <w:t xml:space="preserve"> </w:t>
      </w:r>
      <w:r w:rsidR="00E22D19" w:rsidRPr="00234F97">
        <w:rPr>
          <w:rFonts w:ascii="Arial" w:hAnsi="Arial" w:cs="Arial"/>
          <w:color w:val="000000" w:themeColor="text1"/>
          <w:sz w:val="22"/>
          <w:szCs w:val="22"/>
          <w:lang w:val="en-GB"/>
          <w:rPrChange w:id="359" w:author="Johannes Zauner" w:date="2025-09-12T14:01:00Z" w16du:dateUtc="2025-09-12T12:01:00Z">
            <w:rPr>
              <w:rFonts w:ascii="Arial" w:hAnsi="Arial" w:cs="Arial"/>
              <w:color w:val="000000" w:themeColor="text1"/>
              <w:sz w:val="22"/>
              <w:szCs w:val="22"/>
            </w:rPr>
          </w:rPrChange>
        </w:rPr>
        <w:t xml:space="preserve">boosts in </w:t>
      </w:r>
      <w:r w:rsidR="00F03729" w:rsidRPr="00234F97">
        <w:rPr>
          <w:rFonts w:ascii="Arial" w:hAnsi="Arial" w:cs="Arial"/>
          <w:color w:val="000000" w:themeColor="text1"/>
          <w:sz w:val="22"/>
          <w:szCs w:val="22"/>
          <w:lang w:val="en-GB"/>
          <w:rPrChange w:id="360" w:author="Johannes Zauner" w:date="2025-09-12T14:01:00Z" w16du:dateUtc="2025-09-12T12:01:00Z">
            <w:rPr>
              <w:rFonts w:ascii="Arial" w:hAnsi="Arial" w:cs="Arial"/>
              <w:color w:val="000000" w:themeColor="text1"/>
              <w:sz w:val="22"/>
              <w:szCs w:val="22"/>
            </w:rPr>
          </w:rPrChange>
        </w:rPr>
        <w:t>alertness and improved sleep quality</w:t>
      </w:r>
      <w:r w:rsidRPr="00234F97">
        <w:rPr>
          <w:rFonts w:ascii="Arial" w:hAnsi="Arial" w:cs="Arial"/>
          <w:color w:val="000000" w:themeColor="text1"/>
          <w:sz w:val="22"/>
          <w:szCs w:val="22"/>
          <w:lang w:val="en-GB"/>
          <w:rPrChange w:id="361" w:author="Johannes Zauner" w:date="2025-09-12T14:01:00Z" w16du:dateUtc="2025-09-12T12:01:00Z">
            <w:rPr>
              <w:rFonts w:ascii="Arial" w:hAnsi="Arial" w:cs="Arial"/>
              <w:color w:val="000000" w:themeColor="text1"/>
              <w:sz w:val="22"/>
              <w:szCs w:val="22"/>
            </w:rPr>
          </w:rPrChange>
        </w:rPr>
        <w:t xml:space="preserve">. Although extensive laboratory research has characterised the effects of light under controlled conditions, </w:t>
      </w:r>
      <w:r w:rsidR="00535E06" w:rsidRPr="00234F97">
        <w:rPr>
          <w:rFonts w:ascii="Arial" w:hAnsi="Arial" w:cs="Arial"/>
          <w:color w:val="000000" w:themeColor="text1"/>
          <w:sz w:val="22"/>
          <w:szCs w:val="22"/>
          <w:lang w:val="en-GB"/>
          <w:rPrChange w:id="362" w:author="Johannes Zauner" w:date="2025-09-12T14:01:00Z" w16du:dateUtc="2025-09-12T12:01:00Z">
            <w:rPr>
              <w:rFonts w:ascii="Arial" w:hAnsi="Arial" w:cs="Arial"/>
              <w:color w:val="000000" w:themeColor="text1"/>
              <w:sz w:val="22"/>
              <w:szCs w:val="22"/>
            </w:rPr>
          </w:rPrChange>
        </w:rPr>
        <w:t>these light stimuli rarely</w:t>
      </w:r>
      <w:r w:rsidRPr="00234F97">
        <w:rPr>
          <w:rFonts w:ascii="Arial" w:hAnsi="Arial" w:cs="Arial"/>
          <w:color w:val="000000" w:themeColor="text1"/>
          <w:sz w:val="22"/>
          <w:szCs w:val="22"/>
          <w:lang w:val="en-GB"/>
          <w:rPrChange w:id="363" w:author="Johannes Zauner" w:date="2025-09-12T14:01:00Z" w16du:dateUtc="2025-09-12T12:01:00Z">
            <w:rPr>
              <w:rFonts w:ascii="Arial" w:hAnsi="Arial" w:cs="Arial"/>
              <w:color w:val="000000" w:themeColor="text1"/>
              <w:sz w:val="22"/>
              <w:szCs w:val="22"/>
            </w:rPr>
          </w:rPrChange>
        </w:rPr>
        <w:t xml:space="preserve"> reflect </w:t>
      </w:r>
      <w:r w:rsidR="00386B3B" w:rsidRPr="00234F97">
        <w:rPr>
          <w:rFonts w:ascii="Arial" w:hAnsi="Arial" w:cs="Arial"/>
          <w:color w:val="000000" w:themeColor="text1"/>
          <w:sz w:val="22"/>
          <w:szCs w:val="22"/>
          <w:lang w:val="en-GB"/>
          <w:rPrChange w:id="364" w:author="Johannes Zauner" w:date="2025-09-12T14:01:00Z" w16du:dateUtc="2025-09-12T12:01:00Z">
            <w:rPr>
              <w:rFonts w:ascii="Arial" w:hAnsi="Arial" w:cs="Arial"/>
              <w:color w:val="000000" w:themeColor="text1"/>
              <w:sz w:val="22"/>
              <w:szCs w:val="22"/>
            </w:rPr>
          </w:rPrChange>
        </w:rPr>
        <w:t xml:space="preserve">the light exposures encountered under </w:t>
      </w:r>
      <w:r w:rsidRPr="00234F97">
        <w:rPr>
          <w:rFonts w:ascii="Arial" w:hAnsi="Arial" w:cs="Arial"/>
          <w:color w:val="000000" w:themeColor="text1"/>
          <w:sz w:val="22"/>
          <w:szCs w:val="22"/>
          <w:lang w:val="en-GB"/>
          <w:rPrChange w:id="365" w:author="Johannes Zauner" w:date="2025-09-12T14:01:00Z" w16du:dateUtc="2025-09-12T12:01:00Z">
            <w:rPr>
              <w:rFonts w:ascii="Arial" w:hAnsi="Arial" w:cs="Arial"/>
              <w:color w:val="000000" w:themeColor="text1"/>
              <w:sz w:val="22"/>
              <w:szCs w:val="22"/>
            </w:rPr>
          </w:rPrChange>
        </w:rPr>
        <w:t xml:space="preserve">real-world </w:t>
      </w:r>
      <w:r w:rsidR="005D5708" w:rsidRPr="00234F97">
        <w:rPr>
          <w:rFonts w:ascii="Arial" w:hAnsi="Arial" w:cs="Arial"/>
          <w:color w:val="000000" w:themeColor="text1"/>
          <w:sz w:val="22"/>
          <w:szCs w:val="22"/>
          <w:lang w:val="en-GB"/>
          <w:rPrChange w:id="366" w:author="Johannes Zauner" w:date="2025-09-12T14:01:00Z" w16du:dateUtc="2025-09-12T12:01:00Z">
            <w:rPr>
              <w:rFonts w:ascii="Arial" w:hAnsi="Arial" w:cs="Arial"/>
              <w:color w:val="000000" w:themeColor="text1"/>
              <w:sz w:val="22"/>
              <w:szCs w:val="22"/>
            </w:rPr>
          </w:rPrChange>
        </w:rPr>
        <w:t xml:space="preserve">conditions </w:t>
      </w:r>
      <w:r w:rsidR="00841A23" w:rsidRPr="00234F97">
        <w:rPr>
          <w:rFonts w:ascii="Arial" w:hAnsi="Arial" w:cs="Arial"/>
          <w:color w:val="000000" w:themeColor="text1"/>
          <w:sz w:val="22"/>
          <w:szCs w:val="22"/>
          <w:lang w:val="en-GB"/>
          <w:rPrChange w:id="367"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PEVuZE5vdGU+PENpdGU+PEF1dGhvcj5XZWJsZXI8L0F1dGhvcj48WWVhcj4yMDE5PC9ZZWFyPjxS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PEVuZE5vdGU+PENpdGU+PEF1dGhvcj5XZWJsZXI8L0F1dGhvcj48WWVhcj4yMDE5PC9ZZWFyPjxS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841A23" w:rsidRPr="009C39B2">
        <w:rPr>
          <w:rFonts w:ascii="Arial" w:hAnsi="Arial" w:cs="Arial"/>
          <w:color w:val="000000" w:themeColor="text1"/>
          <w:sz w:val="22"/>
          <w:szCs w:val="22"/>
          <w:lang w:val="en-GB"/>
        </w:rPr>
      </w:r>
      <w:r w:rsidR="00841A23" w:rsidRPr="00234F97">
        <w:rPr>
          <w:rFonts w:ascii="Arial" w:hAnsi="Arial" w:cs="Arial"/>
          <w:color w:val="000000" w:themeColor="text1"/>
          <w:sz w:val="22"/>
          <w:szCs w:val="22"/>
          <w:lang w:val="en-GB"/>
          <w:rPrChange w:id="368"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[10, 11]</w:t>
      </w:r>
      <w:r w:rsidR="00841A23" w:rsidRPr="00234F97">
        <w:rPr>
          <w:rFonts w:ascii="Arial" w:hAnsi="Arial" w:cs="Arial"/>
          <w:color w:val="000000" w:themeColor="text1"/>
          <w:sz w:val="22"/>
          <w:szCs w:val="22"/>
          <w:lang w:val="en-GB"/>
          <w:rPrChange w:id="369"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370" w:author="Johannes Zauner" w:date="2025-09-12T14:01:00Z" w16du:dateUtc="2025-09-12T12:01:00Z">
            <w:rPr>
              <w:rFonts w:ascii="Arial" w:hAnsi="Arial" w:cs="Arial"/>
              <w:color w:val="000000" w:themeColor="text1"/>
              <w:sz w:val="22"/>
              <w:szCs w:val="22"/>
            </w:rPr>
          </w:rPrChange>
        </w:rPr>
        <w:t>.</w:t>
      </w:r>
      <w:r w:rsidR="00576857" w:rsidRPr="00234F97">
        <w:rPr>
          <w:rFonts w:ascii="Arial" w:hAnsi="Arial" w:cs="Arial"/>
          <w:color w:val="000000" w:themeColor="text1"/>
          <w:sz w:val="22"/>
          <w:szCs w:val="22"/>
          <w:lang w:val="en-GB"/>
          <w:rPrChange w:id="371" w:author="Johannes Zauner" w:date="2025-09-12T14:01:00Z" w16du:dateUtc="2025-09-12T12:01:00Z">
            <w:rPr>
              <w:rFonts w:ascii="Arial" w:hAnsi="Arial" w:cs="Arial"/>
              <w:color w:val="000000" w:themeColor="text1"/>
              <w:sz w:val="22"/>
              <w:szCs w:val="22"/>
            </w:rPr>
          </w:rPrChange>
        </w:rPr>
        <w:t xml:space="preserve"> </w:t>
      </w:r>
      <w:r w:rsidR="00EC0C02" w:rsidRPr="00234F97">
        <w:rPr>
          <w:rFonts w:ascii="Arial" w:hAnsi="Arial" w:cs="Arial"/>
          <w:color w:val="000000" w:themeColor="text1"/>
          <w:sz w:val="22"/>
          <w:szCs w:val="22"/>
          <w:lang w:val="en-GB"/>
          <w:rPrChange w:id="372" w:author="Johannes Zauner" w:date="2025-09-12T14:01:00Z" w16du:dateUtc="2025-09-12T12:01:00Z">
            <w:rPr>
              <w:rFonts w:ascii="Arial" w:hAnsi="Arial" w:cs="Arial"/>
              <w:color w:val="000000" w:themeColor="text1"/>
              <w:sz w:val="22"/>
              <w:szCs w:val="22"/>
            </w:rPr>
          </w:rPrChange>
        </w:rPr>
        <w:t>Empirical s</w:t>
      </w:r>
      <w:r w:rsidRPr="00234F97">
        <w:rPr>
          <w:rFonts w:ascii="Arial" w:hAnsi="Arial" w:cs="Arial"/>
          <w:color w:val="000000" w:themeColor="text1"/>
          <w:sz w:val="22"/>
          <w:szCs w:val="22"/>
          <w:lang w:val="en-GB"/>
          <w:rPrChange w:id="373" w:author="Johannes Zauner" w:date="2025-09-12T14:01:00Z" w16du:dateUtc="2025-09-12T12:01:00Z">
            <w:rPr>
              <w:rFonts w:ascii="Arial" w:hAnsi="Arial" w:cs="Arial"/>
              <w:color w:val="000000" w:themeColor="text1"/>
              <w:sz w:val="22"/>
              <w:szCs w:val="22"/>
            </w:rPr>
          </w:rPrChange>
        </w:rPr>
        <w:t xml:space="preserve">tudies </w:t>
      </w:r>
      <w:r w:rsidR="00EC0C02" w:rsidRPr="00234F97">
        <w:rPr>
          <w:rFonts w:ascii="Arial" w:hAnsi="Arial" w:cs="Arial"/>
          <w:color w:val="000000" w:themeColor="text1"/>
          <w:sz w:val="22"/>
          <w:szCs w:val="22"/>
          <w:lang w:val="en-GB"/>
          <w:rPrChange w:id="374" w:author="Johannes Zauner" w:date="2025-09-12T14:01:00Z" w16du:dateUtc="2025-09-12T12:01:00Z">
            <w:rPr>
              <w:rFonts w:ascii="Arial" w:hAnsi="Arial" w:cs="Arial"/>
              <w:color w:val="000000" w:themeColor="text1"/>
              <w:sz w:val="22"/>
              <w:szCs w:val="22"/>
            </w:rPr>
          </w:rPrChange>
        </w:rPr>
        <w:t xml:space="preserve">of light exposure in daily life </w:t>
      </w:r>
      <w:r w:rsidRPr="00234F97">
        <w:rPr>
          <w:rFonts w:ascii="Arial" w:hAnsi="Arial" w:cs="Arial"/>
          <w:color w:val="000000" w:themeColor="text1"/>
          <w:sz w:val="22"/>
          <w:szCs w:val="22"/>
          <w:lang w:val="en-GB"/>
          <w:rPrChange w:id="375" w:author="Johannes Zauner" w:date="2025-09-12T14:01:00Z" w16du:dateUtc="2025-09-12T12:01:00Z">
            <w:rPr>
              <w:rFonts w:ascii="Arial" w:hAnsi="Arial" w:cs="Arial"/>
              <w:color w:val="000000" w:themeColor="text1"/>
              <w:sz w:val="22"/>
              <w:szCs w:val="22"/>
            </w:rPr>
          </w:rPrChange>
        </w:rPr>
        <w:t>using wearable light loggers are essential for providing additional information</w:t>
      </w:r>
      <w:r w:rsidR="00423543" w:rsidRPr="00234F97">
        <w:rPr>
          <w:rFonts w:ascii="Arial" w:hAnsi="Arial" w:cs="Arial"/>
          <w:color w:val="000000" w:themeColor="text1"/>
          <w:sz w:val="22"/>
          <w:szCs w:val="22"/>
          <w:lang w:val="en-GB"/>
          <w:rPrChange w:id="376" w:author="Johannes Zauner" w:date="2025-09-12T14:01:00Z" w16du:dateUtc="2025-09-12T12:01:00Z">
            <w:rPr>
              <w:rFonts w:ascii="Arial" w:hAnsi="Arial" w:cs="Arial"/>
              <w:color w:val="000000" w:themeColor="text1"/>
              <w:sz w:val="22"/>
              <w:szCs w:val="22"/>
            </w:rPr>
          </w:rPrChange>
        </w:rPr>
        <w:t xml:space="preserve"> about exposure patterns and their potential consequences for health.</w:t>
      </w:r>
    </w:p>
    <w:p w14:paraId="58746071" w14:textId="4D722832" w:rsidR="00AA33E8" w:rsidRPr="00234F97" w:rsidRDefault="00AA33E8" w:rsidP="0011244B">
      <w:pPr>
        <w:spacing w:line="276" w:lineRule="auto"/>
        <w:jc w:val="both"/>
        <w:rPr>
          <w:rFonts w:ascii="Arial" w:hAnsi="Arial" w:cs="Arial"/>
          <w:color w:val="000000" w:themeColor="text1"/>
          <w:sz w:val="22"/>
          <w:szCs w:val="22"/>
          <w:lang w:val="en-GB"/>
          <w:rPrChange w:id="37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378" w:author="Johannes Zauner" w:date="2025-09-12T14:01:00Z" w16du:dateUtc="2025-09-12T12:01:00Z">
            <w:rPr>
              <w:rFonts w:ascii="Arial" w:hAnsi="Arial" w:cs="Arial"/>
              <w:color w:val="000000" w:themeColor="text1"/>
              <w:sz w:val="22"/>
              <w:szCs w:val="22"/>
            </w:rPr>
          </w:rPrChange>
        </w:rPr>
        <w:t>Wearable light loggers and dosimeters have emerged as valuable tools for objectively measuring personal light exposure in real-world settings</w:t>
      </w:r>
      <w:r w:rsidR="00396972" w:rsidRPr="00234F97">
        <w:rPr>
          <w:rFonts w:ascii="Arial" w:hAnsi="Arial" w:cs="Arial"/>
          <w:color w:val="000000" w:themeColor="text1"/>
          <w:sz w:val="22"/>
          <w:szCs w:val="22"/>
          <w:lang w:val="en-GB"/>
          <w:rPrChange w:id="379" w:author="Johannes Zauner" w:date="2025-09-12T14:01:00Z" w16du:dateUtc="2025-09-12T12:01:00Z">
            <w:rPr>
              <w:rFonts w:ascii="Arial" w:hAnsi="Arial" w:cs="Arial"/>
              <w:color w:val="000000" w:themeColor="text1"/>
              <w:sz w:val="22"/>
              <w:szCs w:val="22"/>
            </w:rPr>
          </w:rPrChange>
        </w:rPr>
        <w:t xml:space="preserve"> </w:t>
      </w:r>
      <w:r w:rsidR="00CE1DD0" w:rsidRPr="00234F97">
        <w:rPr>
          <w:rFonts w:ascii="Arial" w:hAnsi="Arial" w:cs="Arial"/>
          <w:color w:val="000000" w:themeColor="text1"/>
          <w:sz w:val="22"/>
          <w:szCs w:val="22"/>
          <w:lang w:val="en-GB"/>
          <w:rPrChange w:id="380"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PEVuZE5vdGU+PENpdGU+PEF1dGhvcj52YW4gRHVpam5ob3ZlbjwvQXV0aG9yPjxZZWFyPjIwMjU8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PEVuZE5vdGU+PENpdGU+PEF1dGhvcj52YW4gRHVpam5ob3ZlbjwvQXV0aG9yPjxZZWFyPjIwMjU8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CE1DD0" w:rsidRPr="009C39B2">
        <w:rPr>
          <w:rFonts w:ascii="Arial" w:hAnsi="Arial" w:cs="Arial"/>
          <w:color w:val="000000" w:themeColor="text1"/>
          <w:sz w:val="22"/>
          <w:szCs w:val="22"/>
          <w:lang w:val="en-GB"/>
        </w:rPr>
      </w:r>
      <w:r w:rsidR="00CE1DD0" w:rsidRPr="00234F97">
        <w:rPr>
          <w:rFonts w:ascii="Arial" w:hAnsi="Arial" w:cs="Arial"/>
          <w:color w:val="000000" w:themeColor="text1"/>
          <w:sz w:val="22"/>
          <w:szCs w:val="22"/>
          <w:lang w:val="en-GB"/>
          <w:rPrChange w:id="381"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[12-15]</w:t>
      </w:r>
      <w:r w:rsidR="00CE1DD0" w:rsidRPr="00234F97">
        <w:rPr>
          <w:rFonts w:ascii="Arial" w:hAnsi="Arial" w:cs="Arial"/>
          <w:color w:val="000000" w:themeColor="text1"/>
          <w:sz w:val="22"/>
          <w:szCs w:val="22"/>
          <w:lang w:val="en-GB"/>
          <w:rPrChange w:id="382" w:author="Johannes Zauner" w:date="2025-09-12T14:01:00Z" w16du:dateUtc="2025-09-12T12:01:00Z">
            <w:rPr>
              <w:rFonts w:ascii="Arial" w:hAnsi="Arial" w:cs="Arial"/>
              <w:color w:val="000000" w:themeColor="text1"/>
              <w:sz w:val="22"/>
              <w:szCs w:val="22"/>
            </w:rPr>
          </w:rPrChange>
        </w:rPr>
        <w:fldChar w:fldCharType="end"/>
      </w:r>
      <w:r w:rsidR="003D0EB6" w:rsidRPr="00234F97">
        <w:rPr>
          <w:rFonts w:ascii="Arial" w:hAnsi="Arial" w:cs="Arial"/>
          <w:color w:val="000000" w:themeColor="text1"/>
          <w:sz w:val="22"/>
          <w:szCs w:val="22"/>
          <w:lang w:val="en-GB"/>
          <w:rPrChange w:id="383" w:author="Johannes Zauner" w:date="2025-09-12T14:01:00Z" w16du:dateUtc="2025-09-12T12:01:00Z">
            <w:rPr>
              <w:rFonts w:ascii="Arial" w:hAnsi="Arial" w:cs="Arial"/>
              <w:color w:val="000000" w:themeColor="text1"/>
              <w:sz w:val="22"/>
              <w:szCs w:val="22"/>
            </w:rPr>
          </w:rPrChange>
        </w:rPr>
        <w:t>.</w:t>
      </w:r>
      <w:r w:rsidR="00A9552A" w:rsidRPr="00234F97">
        <w:rPr>
          <w:rFonts w:ascii="Arial" w:hAnsi="Arial" w:cs="Arial"/>
          <w:color w:val="000000" w:themeColor="text1"/>
          <w:sz w:val="22"/>
          <w:szCs w:val="22"/>
          <w:lang w:val="en-GB"/>
          <w:rPrChange w:id="384" w:author="Johannes Zauner" w:date="2025-09-12T14:01:00Z" w16du:dateUtc="2025-09-12T12:01:00Z">
            <w:rPr>
              <w:rFonts w:ascii="Arial" w:hAnsi="Arial" w:cs="Arial"/>
              <w:color w:val="000000" w:themeColor="text1"/>
              <w:sz w:val="22"/>
              <w:szCs w:val="22"/>
            </w:rPr>
          </w:rPrChange>
        </w:rPr>
        <w:t xml:space="preserve"> </w:t>
      </w:r>
      <w:r w:rsidR="00DA427D" w:rsidRPr="00234F97">
        <w:rPr>
          <w:rFonts w:ascii="Arial" w:hAnsi="Arial" w:cs="Arial"/>
          <w:color w:val="000000" w:themeColor="text1"/>
          <w:sz w:val="22"/>
          <w:szCs w:val="22"/>
          <w:lang w:val="en-GB"/>
          <w:rPrChange w:id="385" w:author="Johannes Zauner" w:date="2025-09-12T14:01:00Z" w16du:dateUtc="2025-09-12T12:01:00Z">
            <w:rPr>
              <w:rFonts w:ascii="Arial" w:hAnsi="Arial" w:cs="Arial"/>
              <w:color w:val="000000" w:themeColor="text1"/>
              <w:sz w:val="22"/>
              <w:szCs w:val="22"/>
            </w:rPr>
          </w:rPrChange>
        </w:rPr>
        <w:t>These devices can capture spectral information across the visible range and output various light exposure metrics, including visual quantities (e.g.</w:t>
      </w:r>
      <w:r w:rsidR="004A541D" w:rsidRPr="00234F97">
        <w:rPr>
          <w:rFonts w:ascii="Arial" w:hAnsi="Arial" w:cs="Arial"/>
          <w:color w:val="000000" w:themeColor="text1"/>
          <w:sz w:val="22"/>
          <w:szCs w:val="22"/>
          <w:lang w:val="en-GB"/>
          <w:rPrChange w:id="386" w:author="Johannes Zauner" w:date="2025-09-12T14:01:00Z" w16du:dateUtc="2025-09-12T12:01:00Z">
            <w:rPr>
              <w:rFonts w:ascii="Arial" w:hAnsi="Arial" w:cs="Arial"/>
              <w:color w:val="000000" w:themeColor="text1"/>
              <w:sz w:val="22"/>
              <w:szCs w:val="22"/>
            </w:rPr>
          </w:rPrChange>
        </w:rPr>
        <w:t xml:space="preserve"> photopic</w:t>
      </w:r>
      <w:r w:rsidR="00DA427D" w:rsidRPr="00234F97">
        <w:rPr>
          <w:rFonts w:ascii="Arial" w:hAnsi="Arial" w:cs="Arial"/>
          <w:color w:val="000000" w:themeColor="text1"/>
          <w:sz w:val="22"/>
          <w:szCs w:val="22"/>
          <w:lang w:val="en-GB"/>
          <w:rPrChange w:id="387" w:author="Johannes Zauner" w:date="2025-09-12T14:01:00Z" w16du:dateUtc="2025-09-12T12:01:00Z">
            <w:rPr>
              <w:rFonts w:ascii="Arial" w:hAnsi="Arial" w:cs="Arial"/>
              <w:color w:val="000000" w:themeColor="text1"/>
              <w:sz w:val="22"/>
              <w:szCs w:val="22"/>
            </w:rPr>
          </w:rPrChange>
        </w:rPr>
        <w:t xml:space="preserve"> illuminance) and non-visual quantities (e.g. alpha-</w:t>
      </w:r>
      <w:proofErr w:type="spellStart"/>
      <w:r w:rsidR="00DA427D" w:rsidRPr="00234F97">
        <w:rPr>
          <w:rFonts w:ascii="Arial" w:hAnsi="Arial" w:cs="Arial"/>
          <w:color w:val="000000" w:themeColor="text1"/>
          <w:sz w:val="22"/>
          <w:szCs w:val="22"/>
          <w:lang w:val="en-GB"/>
          <w:rPrChange w:id="388" w:author="Johannes Zauner" w:date="2025-09-12T14:01:00Z" w16du:dateUtc="2025-09-12T12:01:00Z">
            <w:rPr>
              <w:rFonts w:ascii="Arial" w:hAnsi="Arial" w:cs="Arial"/>
              <w:color w:val="000000" w:themeColor="text1"/>
              <w:sz w:val="22"/>
              <w:szCs w:val="22"/>
            </w:rPr>
          </w:rPrChange>
        </w:rPr>
        <w:t>opic</w:t>
      </w:r>
      <w:proofErr w:type="spellEnd"/>
      <w:r w:rsidR="00DA427D" w:rsidRPr="00234F97">
        <w:rPr>
          <w:rFonts w:ascii="Arial" w:hAnsi="Arial" w:cs="Arial"/>
          <w:color w:val="000000" w:themeColor="text1"/>
          <w:sz w:val="22"/>
          <w:szCs w:val="22"/>
          <w:lang w:val="en-GB"/>
          <w:rPrChange w:id="389" w:author="Johannes Zauner" w:date="2025-09-12T14:01:00Z" w16du:dateUtc="2025-09-12T12:01:00Z">
            <w:rPr>
              <w:rFonts w:ascii="Arial" w:hAnsi="Arial" w:cs="Arial"/>
              <w:color w:val="000000" w:themeColor="text1"/>
              <w:sz w:val="22"/>
              <w:szCs w:val="22"/>
            </w:rPr>
          </w:rPrChange>
        </w:rPr>
        <w:t xml:space="preserve"> irradiance, </w:t>
      </w:r>
      <w:proofErr w:type="spellStart"/>
      <w:r w:rsidR="00DA427D" w:rsidRPr="00234F97">
        <w:rPr>
          <w:rFonts w:ascii="Arial" w:hAnsi="Arial" w:cs="Arial"/>
          <w:color w:val="000000" w:themeColor="text1"/>
          <w:sz w:val="22"/>
          <w:szCs w:val="22"/>
          <w:lang w:val="en-GB"/>
          <w:rPrChange w:id="390" w:author="Johannes Zauner" w:date="2025-09-12T14:01:00Z" w16du:dateUtc="2025-09-12T12:01:00Z">
            <w:rPr>
              <w:rFonts w:ascii="Arial" w:hAnsi="Arial" w:cs="Arial"/>
              <w:color w:val="000000" w:themeColor="text1"/>
              <w:sz w:val="22"/>
              <w:szCs w:val="22"/>
            </w:rPr>
          </w:rPrChange>
        </w:rPr>
        <w:t>melanopic</w:t>
      </w:r>
      <w:proofErr w:type="spellEnd"/>
      <w:r w:rsidR="00DA427D" w:rsidRPr="00234F97">
        <w:rPr>
          <w:rFonts w:ascii="Arial" w:hAnsi="Arial" w:cs="Arial"/>
          <w:color w:val="000000" w:themeColor="text1"/>
          <w:sz w:val="22"/>
          <w:szCs w:val="22"/>
          <w:lang w:val="en-GB"/>
          <w:rPrChange w:id="391" w:author="Johannes Zauner" w:date="2025-09-12T14:01:00Z" w16du:dateUtc="2025-09-12T12:01:00Z">
            <w:rPr>
              <w:rFonts w:ascii="Arial" w:hAnsi="Arial" w:cs="Arial"/>
              <w:color w:val="000000" w:themeColor="text1"/>
              <w:sz w:val="22"/>
              <w:szCs w:val="22"/>
            </w:rPr>
          </w:rPrChange>
        </w:rPr>
        <w:t xml:space="preserve"> equivalent daylight illuminance</w:t>
      </w:r>
      <w:r w:rsidR="00856E68" w:rsidRPr="00234F97">
        <w:rPr>
          <w:rFonts w:ascii="Arial" w:hAnsi="Arial" w:cs="Arial"/>
          <w:color w:val="000000" w:themeColor="text1"/>
          <w:sz w:val="22"/>
          <w:szCs w:val="22"/>
          <w:lang w:val="en-GB"/>
          <w:rPrChange w:id="392" w:author="Johannes Zauner" w:date="2025-09-12T14:01:00Z" w16du:dateUtc="2025-09-12T12:01:00Z">
            <w:rPr>
              <w:rFonts w:ascii="Arial" w:hAnsi="Arial" w:cs="Arial"/>
              <w:color w:val="000000" w:themeColor="text1"/>
              <w:sz w:val="22"/>
              <w:szCs w:val="22"/>
            </w:rPr>
          </w:rPrChange>
        </w:rPr>
        <w:t xml:space="preserve">, abbreviation as </w:t>
      </w:r>
      <w:proofErr w:type="spellStart"/>
      <w:r w:rsidR="00856E68" w:rsidRPr="00234F97">
        <w:rPr>
          <w:rFonts w:ascii="Arial" w:hAnsi="Arial" w:cs="Arial"/>
          <w:color w:val="000000" w:themeColor="text1"/>
          <w:sz w:val="22"/>
          <w:szCs w:val="22"/>
          <w:lang w:val="en-GB"/>
          <w:rPrChange w:id="393" w:author="Johannes Zauner" w:date="2025-09-12T14:01:00Z" w16du:dateUtc="2025-09-12T12:01:00Z">
            <w:rPr>
              <w:rFonts w:ascii="Arial" w:hAnsi="Arial" w:cs="Arial"/>
              <w:color w:val="000000" w:themeColor="text1"/>
              <w:sz w:val="22"/>
              <w:szCs w:val="22"/>
            </w:rPr>
          </w:rPrChange>
        </w:rPr>
        <w:t>melanopic</w:t>
      </w:r>
      <w:proofErr w:type="spellEnd"/>
      <w:r w:rsidR="00856E68" w:rsidRPr="00234F97">
        <w:rPr>
          <w:rFonts w:ascii="Arial" w:hAnsi="Arial" w:cs="Arial"/>
          <w:color w:val="000000" w:themeColor="text1"/>
          <w:sz w:val="22"/>
          <w:szCs w:val="22"/>
          <w:lang w:val="en-GB"/>
          <w:rPrChange w:id="394" w:author="Johannes Zauner" w:date="2025-09-12T14:01:00Z" w16du:dateUtc="2025-09-12T12:01:00Z">
            <w:rPr>
              <w:rFonts w:ascii="Arial" w:hAnsi="Arial" w:cs="Arial"/>
              <w:color w:val="000000" w:themeColor="text1"/>
              <w:sz w:val="22"/>
              <w:szCs w:val="22"/>
            </w:rPr>
          </w:rPrChange>
        </w:rPr>
        <w:t xml:space="preserve"> </w:t>
      </w:r>
      <w:r w:rsidR="00DA427D" w:rsidRPr="00234F97">
        <w:rPr>
          <w:rFonts w:ascii="Arial" w:hAnsi="Arial" w:cs="Arial"/>
          <w:color w:val="000000" w:themeColor="text1"/>
          <w:sz w:val="22"/>
          <w:szCs w:val="22"/>
          <w:lang w:val="en-GB"/>
          <w:rPrChange w:id="395" w:author="Johannes Zauner" w:date="2025-09-12T14:01:00Z" w16du:dateUtc="2025-09-12T12:01:00Z">
            <w:rPr>
              <w:rFonts w:ascii="Arial" w:hAnsi="Arial" w:cs="Arial"/>
              <w:color w:val="000000" w:themeColor="text1"/>
              <w:sz w:val="22"/>
              <w:szCs w:val="22"/>
            </w:rPr>
          </w:rPrChange>
        </w:rPr>
        <w:t>EDI)</w:t>
      </w:r>
      <w:r w:rsidR="00A9552A" w:rsidRPr="00234F97">
        <w:rPr>
          <w:rFonts w:ascii="Arial" w:hAnsi="Arial" w:cs="Arial"/>
          <w:color w:val="000000" w:themeColor="text1"/>
          <w:sz w:val="22"/>
          <w:szCs w:val="22"/>
          <w:lang w:val="en-GB"/>
          <w:rPrChange w:id="396" w:author="Johannes Zauner" w:date="2025-09-12T14:01:00Z" w16du:dateUtc="2025-09-12T12:01:00Z">
            <w:rPr>
              <w:rFonts w:ascii="Arial" w:hAnsi="Arial" w:cs="Arial"/>
              <w:color w:val="000000" w:themeColor="text1"/>
              <w:sz w:val="22"/>
              <w:szCs w:val="22"/>
            </w:rPr>
          </w:rPrChange>
        </w:rPr>
        <w:t xml:space="preserve"> </w:t>
      </w:r>
      <w:r w:rsidR="006850A2" w:rsidRPr="00234F97">
        <w:rPr>
          <w:rFonts w:ascii="Arial" w:hAnsi="Arial" w:cs="Arial"/>
          <w:color w:val="000000" w:themeColor="text1"/>
          <w:sz w:val="22"/>
          <w:szCs w:val="22"/>
          <w:lang w:val="en-GB"/>
          <w:rPrChange w:id="397"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PEVuZE5vdGU+PENpdGU+PEF1dGhvcj5QcmljZTwvQXV0aG9yPjxZZWFyPjIwMjI8L1llYXI+PFJl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PEVuZE5vdGU+PENpdGU+PEF1dGhvcj5QcmljZTwvQXV0aG9yPjxZZWFyPjIwMjI8L1llYXI+PFJl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6850A2" w:rsidRPr="009C39B2">
        <w:rPr>
          <w:rFonts w:ascii="Arial" w:hAnsi="Arial" w:cs="Arial"/>
          <w:color w:val="000000" w:themeColor="text1"/>
          <w:sz w:val="22"/>
          <w:szCs w:val="22"/>
          <w:lang w:val="en-GB"/>
        </w:rPr>
      </w:r>
      <w:r w:rsidR="006850A2" w:rsidRPr="00234F97">
        <w:rPr>
          <w:rFonts w:ascii="Arial" w:hAnsi="Arial" w:cs="Arial"/>
          <w:color w:val="000000" w:themeColor="text1"/>
          <w:sz w:val="22"/>
          <w:szCs w:val="22"/>
          <w:lang w:val="en-GB"/>
          <w:rPrChange w:id="398"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[16, 17]</w:t>
      </w:r>
      <w:r w:rsidR="006850A2" w:rsidRPr="00234F97">
        <w:rPr>
          <w:rFonts w:ascii="Arial" w:hAnsi="Arial" w:cs="Arial"/>
          <w:color w:val="000000" w:themeColor="text1"/>
          <w:sz w:val="22"/>
          <w:szCs w:val="22"/>
          <w:lang w:val="en-GB"/>
          <w:rPrChange w:id="399" w:author="Johannes Zauner" w:date="2025-09-12T14:01:00Z" w16du:dateUtc="2025-09-12T12:01:00Z">
            <w:rPr>
              <w:rFonts w:ascii="Arial" w:hAnsi="Arial" w:cs="Arial"/>
              <w:color w:val="000000" w:themeColor="text1"/>
              <w:sz w:val="22"/>
              <w:szCs w:val="22"/>
            </w:rPr>
          </w:rPrChange>
        </w:rPr>
        <w:fldChar w:fldCharType="end"/>
      </w:r>
      <w:r w:rsidR="00216169" w:rsidRPr="00234F97">
        <w:rPr>
          <w:rFonts w:ascii="Arial" w:hAnsi="Arial" w:cs="Arial"/>
          <w:color w:val="000000" w:themeColor="text1"/>
          <w:sz w:val="22"/>
          <w:szCs w:val="22"/>
          <w:lang w:val="en-GB"/>
          <w:rPrChange w:id="400" w:author="Johannes Zauner" w:date="2025-09-12T14:01:00Z" w16du:dateUtc="2025-09-12T12:01:00Z">
            <w:rPr>
              <w:rFonts w:ascii="Arial" w:hAnsi="Arial" w:cs="Arial"/>
              <w:color w:val="000000" w:themeColor="text1"/>
              <w:sz w:val="22"/>
              <w:szCs w:val="22"/>
            </w:rPr>
          </w:rPrChange>
        </w:rPr>
        <w:t xml:space="preserve">, which in turn can be </w:t>
      </w:r>
      <w:r w:rsidR="0026704B" w:rsidRPr="00234F97">
        <w:rPr>
          <w:rFonts w:ascii="Arial" w:hAnsi="Arial" w:cs="Arial"/>
          <w:color w:val="000000" w:themeColor="text1"/>
          <w:sz w:val="22"/>
          <w:szCs w:val="22"/>
          <w:lang w:val="en-GB"/>
          <w:rPrChange w:id="401" w:author="Johannes Zauner" w:date="2025-09-12T14:01:00Z" w16du:dateUtc="2025-09-12T12:01:00Z">
            <w:rPr>
              <w:rFonts w:ascii="Arial" w:hAnsi="Arial" w:cs="Arial"/>
              <w:color w:val="000000" w:themeColor="text1"/>
              <w:sz w:val="22"/>
              <w:szCs w:val="22"/>
            </w:rPr>
          </w:rPrChange>
        </w:rPr>
        <w:t>aggregated</w:t>
      </w:r>
      <w:r w:rsidR="00216169" w:rsidRPr="00234F97">
        <w:rPr>
          <w:rFonts w:ascii="Arial" w:hAnsi="Arial" w:cs="Arial"/>
          <w:color w:val="000000" w:themeColor="text1"/>
          <w:sz w:val="22"/>
          <w:szCs w:val="22"/>
          <w:lang w:val="en-GB"/>
          <w:rPrChange w:id="402" w:author="Johannes Zauner" w:date="2025-09-12T14:01:00Z" w16du:dateUtc="2025-09-12T12:01:00Z">
            <w:rPr>
              <w:rFonts w:ascii="Arial" w:hAnsi="Arial" w:cs="Arial"/>
              <w:color w:val="000000" w:themeColor="text1"/>
              <w:sz w:val="22"/>
              <w:szCs w:val="22"/>
            </w:rPr>
          </w:rPrChange>
        </w:rPr>
        <w:t xml:space="preserve"> into relevant </w:t>
      </w:r>
      <w:r w:rsidR="00A830AA" w:rsidRPr="00234F97">
        <w:rPr>
          <w:rFonts w:ascii="Arial" w:hAnsi="Arial" w:cs="Arial"/>
          <w:color w:val="000000" w:themeColor="text1"/>
          <w:sz w:val="22"/>
          <w:szCs w:val="22"/>
          <w:lang w:val="en-GB"/>
          <w:rPrChange w:id="403" w:author="Johannes Zauner" w:date="2025-09-12T14:01:00Z" w16du:dateUtc="2025-09-12T12:01:00Z">
            <w:rPr>
              <w:rFonts w:ascii="Arial" w:hAnsi="Arial" w:cs="Arial"/>
              <w:color w:val="000000" w:themeColor="text1"/>
              <w:sz w:val="22"/>
              <w:szCs w:val="22"/>
            </w:rPr>
          </w:rPrChange>
        </w:rPr>
        <w:t xml:space="preserve">summary </w:t>
      </w:r>
      <w:r w:rsidR="00216169" w:rsidRPr="00234F97">
        <w:rPr>
          <w:rFonts w:ascii="Arial" w:hAnsi="Arial" w:cs="Arial"/>
          <w:color w:val="000000" w:themeColor="text1"/>
          <w:sz w:val="22"/>
          <w:szCs w:val="22"/>
          <w:lang w:val="en-GB"/>
          <w:rPrChange w:id="404" w:author="Johannes Zauner" w:date="2025-09-12T14:01:00Z" w16du:dateUtc="2025-09-12T12:01:00Z">
            <w:rPr>
              <w:rFonts w:ascii="Arial" w:hAnsi="Arial" w:cs="Arial"/>
              <w:color w:val="000000" w:themeColor="text1"/>
              <w:sz w:val="22"/>
              <w:szCs w:val="22"/>
            </w:rPr>
          </w:rPrChange>
        </w:rPr>
        <w:t xml:space="preserve">metrics </w:t>
      </w:r>
      <w:r w:rsidR="009D3EA3" w:rsidRPr="00234F97">
        <w:rPr>
          <w:rFonts w:ascii="Arial" w:hAnsi="Arial" w:cs="Arial"/>
          <w:color w:val="000000" w:themeColor="text1"/>
          <w:sz w:val="22"/>
          <w:szCs w:val="22"/>
          <w:lang w:val="en-GB"/>
          <w:rPrChange w:id="405"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PEVuZE5vdGU+PENpdGU+PEF1dGhvcj5IYXJ0bWV5ZXI8L0F1dGhvcj48WWVhcj4yMDIzPC9ZZWFy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PEVuZE5vdGU+PENpdGU+PEF1dGhvcj5IYXJ0bWV5ZXI8L0F1dGhvcj48WWVhcj4yMDIzPC9ZZWFy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9D3EA3" w:rsidRPr="009C39B2">
        <w:rPr>
          <w:rFonts w:ascii="Arial" w:hAnsi="Arial" w:cs="Arial"/>
          <w:color w:val="000000" w:themeColor="text1"/>
          <w:sz w:val="22"/>
          <w:szCs w:val="22"/>
          <w:lang w:val="en-GB"/>
        </w:rPr>
      </w:r>
      <w:r w:rsidR="009D3EA3" w:rsidRPr="00234F97">
        <w:rPr>
          <w:rFonts w:ascii="Arial" w:hAnsi="Arial" w:cs="Arial"/>
          <w:color w:val="000000" w:themeColor="text1"/>
          <w:sz w:val="22"/>
          <w:szCs w:val="22"/>
          <w:lang w:val="en-GB"/>
          <w:rPrChange w:id="406"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[18-20]</w:t>
      </w:r>
      <w:r w:rsidR="009D3EA3" w:rsidRPr="00234F97">
        <w:rPr>
          <w:rFonts w:ascii="Arial" w:hAnsi="Arial" w:cs="Arial"/>
          <w:color w:val="000000" w:themeColor="text1"/>
          <w:sz w:val="22"/>
          <w:szCs w:val="22"/>
          <w:lang w:val="en-GB"/>
          <w:rPrChange w:id="407" w:author="Johannes Zauner" w:date="2025-09-12T14:01:00Z" w16du:dateUtc="2025-09-12T12:01:00Z">
            <w:rPr>
              <w:rFonts w:ascii="Arial" w:hAnsi="Arial" w:cs="Arial"/>
              <w:color w:val="000000" w:themeColor="text1"/>
              <w:sz w:val="22"/>
              <w:szCs w:val="22"/>
            </w:rPr>
          </w:rPrChange>
        </w:rPr>
        <w:fldChar w:fldCharType="end"/>
      </w:r>
      <w:r w:rsidR="008C6968" w:rsidRPr="00234F97">
        <w:rPr>
          <w:rFonts w:ascii="Arial" w:hAnsi="Arial" w:cs="Arial"/>
          <w:color w:val="000000" w:themeColor="text1"/>
          <w:sz w:val="22"/>
          <w:szCs w:val="22"/>
          <w:lang w:val="en-GB"/>
          <w:rPrChange w:id="408" w:author="Johannes Zauner" w:date="2025-09-12T14:01:00Z" w16du:dateUtc="2025-09-12T12:01:00Z">
            <w:rPr>
              <w:rFonts w:ascii="Arial" w:hAnsi="Arial" w:cs="Arial"/>
              <w:color w:val="000000" w:themeColor="text1"/>
              <w:sz w:val="22"/>
              <w:szCs w:val="22"/>
            </w:rPr>
          </w:rPrChange>
        </w:rPr>
        <w:t xml:space="preserve">. </w:t>
      </w:r>
      <w:r w:rsidR="00DA427D" w:rsidRPr="00234F97">
        <w:rPr>
          <w:rFonts w:ascii="Arial" w:hAnsi="Arial" w:cs="Arial"/>
          <w:color w:val="000000" w:themeColor="text1"/>
          <w:sz w:val="22"/>
          <w:szCs w:val="22"/>
          <w:lang w:val="en-GB"/>
          <w:rPrChange w:id="409" w:author="Johannes Zauner" w:date="2025-09-12T14:01:00Z" w16du:dateUtc="2025-09-12T12:01:00Z">
            <w:rPr>
              <w:rFonts w:ascii="Arial" w:hAnsi="Arial" w:cs="Arial"/>
              <w:color w:val="000000" w:themeColor="text1"/>
              <w:sz w:val="22"/>
              <w:szCs w:val="22"/>
            </w:rPr>
          </w:rPrChange>
        </w:rPr>
        <w:t xml:space="preserve">Objective measurements can be supplemented by subjective tools that capture light-exposure-related behaviours, providing a more comprehensive understanding of how individuals interact with their light environment </w:t>
      </w:r>
      <w:r w:rsidR="008C6968" w:rsidRPr="00234F97">
        <w:rPr>
          <w:rFonts w:ascii="Arial" w:hAnsi="Arial" w:cs="Arial"/>
          <w:color w:val="000000" w:themeColor="text1"/>
          <w:sz w:val="22"/>
          <w:szCs w:val="22"/>
          <w:lang w:val="en-GB"/>
          <w:rPrChange w:id="410"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&lt;EndNote&gt;&lt;Cite&gt;&lt;Author&gt;Siraji&lt;/Author&gt;&lt;Year&gt;2023&lt;/Year&gt;&lt;RecNum&gt;15&lt;/RecNum&gt;&lt;DisplayText&gt;[21]&lt;/DisplayText&gt;&lt;record&gt;&lt;rec-number&gt;15&lt;/rec-number&gt;&lt;foreign-keys&gt;&lt;key app="EN" db-id="sfw0fvxxu2vvxcex2x05arxcfdee2erza2zf" timestamp="1756283173"&gt;15&lt;/key&gt;&lt;/foreign-keys&gt;&lt;ref-type name="Journal Article"&gt;17&lt;/ref-type&gt;&lt;contributors&gt;&lt;authors&gt;&lt;author&gt;Siraji, Mushfiqul Anwar&lt;/author&gt;&lt;author&gt;Lazar, Rafael Robert&lt;/author&gt;&lt;author&gt;van Duijnhoven, Juliëtte&lt;/author&gt;&lt;author&gt;Schlangen, Luc JM&lt;/author&gt;&lt;author&gt;Haque, Shamsul&lt;/author&gt;&lt;author&gt;Kalavally, Vineetha&lt;/author&gt;&lt;author&gt;Vetter, Céline&lt;/author&gt;&lt;author&gt;Glickman, Gena L&lt;/author&gt;&lt;author&gt;Smolders, Karin CHJ&lt;/author&gt;&lt;author&gt;Spitschan, Manuel&lt;/author&gt;&lt;/authors&gt;&lt;/contributors&gt;&lt;titles&gt;&lt;title&gt;An inventory of human light exposure behaviour&lt;/title&gt;&lt;secondary-title&gt;Scientific Reports&lt;/secondary-title&gt;&lt;/titles&gt;&lt;periodical&gt;&lt;full-title&gt;Scientific Reports&lt;/full-title&gt;&lt;/periodical&gt;&lt;pages&gt;22151&lt;/pages&gt;&lt;volume&gt;13&lt;/volume&gt;&lt;number&gt;1&lt;/number&gt;&lt;dates&gt;&lt;year&gt;2023&lt;/year&gt;&lt;/dates&gt;&lt;isbn&gt;2045-2322&lt;/isbn&gt;&lt;urls&gt;&lt;/urls&gt;&lt;/record&gt;&lt;/Cite&gt;&lt;/EndNote&gt;</w:instrText>
      </w:r>
      <w:r w:rsidR="008C6968" w:rsidRPr="00234F97">
        <w:rPr>
          <w:rFonts w:ascii="Arial" w:hAnsi="Arial" w:cs="Arial"/>
          <w:color w:val="000000" w:themeColor="text1"/>
          <w:sz w:val="22"/>
          <w:szCs w:val="22"/>
          <w:lang w:val="en-GB"/>
          <w:rPrChange w:id="411"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[21]</w:t>
      </w:r>
      <w:r w:rsidR="008C6968" w:rsidRPr="00234F97">
        <w:rPr>
          <w:rFonts w:ascii="Arial" w:hAnsi="Arial" w:cs="Arial"/>
          <w:color w:val="000000" w:themeColor="text1"/>
          <w:sz w:val="22"/>
          <w:szCs w:val="22"/>
          <w:lang w:val="en-GB"/>
          <w:rPrChange w:id="412" w:author="Johannes Zauner" w:date="2025-09-12T14:01:00Z" w16du:dateUtc="2025-09-12T12:01:00Z">
            <w:rPr>
              <w:rFonts w:ascii="Arial" w:hAnsi="Arial" w:cs="Arial"/>
              <w:color w:val="000000" w:themeColor="text1"/>
              <w:sz w:val="22"/>
              <w:szCs w:val="22"/>
            </w:rPr>
          </w:rPrChange>
        </w:rPr>
        <w:fldChar w:fldCharType="end"/>
      </w:r>
      <w:r w:rsidR="008C6968" w:rsidRPr="00234F97">
        <w:rPr>
          <w:rFonts w:ascii="Arial" w:hAnsi="Arial" w:cs="Arial"/>
          <w:color w:val="000000" w:themeColor="text1"/>
          <w:sz w:val="22"/>
          <w:szCs w:val="22"/>
          <w:lang w:val="en-GB"/>
          <w:rPrChange w:id="413" w:author="Johannes Zauner" w:date="2025-09-12T14:01:00Z" w16du:dateUtc="2025-09-12T12:01:00Z">
            <w:rPr>
              <w:rFonts w:ascii="Arial" w:hAnsi="Arial" w:cs="Arial"/>
              <w:color w:val="000000" w:themeColor="text1"/>
              <w:sz w:val="22"/>
              <w:szCs w:val="22"/>
            </w:rPr>
          </w:rPrChange>
        </w:rPr>
        <w:t xml:space="preserve">. </w:t>
      </w:r>
    </w:p>
    <w:p w14:paraId="4B4A720E" w14:textId="1B49C103" w:rsidR="00C45CCA" w:rsidRPr="00234F97" w:rsidRDefault="00C45CCA" w:rsidP="0011244B">
      <w:pPr>
        <w:spacing w:line="276" w:lineRule="auto"/>
        <w:jc w:val="both"/>
        <w:rPr>
          <w:rFonts w:ascii="Arial" w:hAnsi="Arial" w:cs="Arial"/>
          <w:color w:val="000000" w:themeColor="text1"/>
          <w:sz w:val="22"/>
          <w:szCs w:val="22"/>
          <w:lang w:val="en-GB"/>
          <w:rPrChange w:id="41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415" w:author="Johannes Zauner" w:date="2025-09-12T14:01:00Z" w16du:dateUtc="2025-09-12T12:01:00Z">
            <w:rPr>
              <w:rFonts w:ascii="Arial" w:hAnsi="Arial" w:cs="Arial"/>
              <w:color w:val="000000" w:themeColor="text1"/>
              <w:sz w:val="22"/>
              <w:szCs w:val="22"/>
            </w:rPr>
          </w:rPrChange>
        </w:rPr>
        <w:t>Despite</w:t>
      </w:r>
      <w:r w:rsidR="00F03729" w:rsidRPr="00234F97">
        <w:rPr>
          <w:rFonts w:ascii="Arial" w:hAnsi="Arial" w:cs="Arial"/>
          <w:color w:val="000000" w:themeColor="text1"/>
          <w:sz w:val="22"/>
          <w:szCs w:val="22"/>
          <w:lang w:val="en-GB"/>
          <w:rPrChange w:id="416" w:author="Johannes Zauner" w:date="2025-09-12T14:01:00Z" w16du:dateUtc="2025-09-12T12:01:00Z">
            <w:rPr>
              <w:rFonts w:ascii="Arial" w:hAnsi="Arial" w:cs="Arial"/>
              <w:color w:val="000000" w:themeColor="text1"/>
              <w:sz w:val="22"/>
              <w:szCs w:val="22"/>
            </w:rPr>
          </w:rPrChange>
        </w:rPr>
        <w:t xml:space="preserve"> a</w:t>
      </w:r>
      <w:r w:rsidRPr="00234F97">
        <w:rPr>
          <w:rFonts w:ascii="Arial" w:hAnsi="Arial" w:cs="Arial"/>
          <w:color w:val="000000" w:themeColor="text1"/>
          <w:sz w:val="22"/>
          <w:szCs w:val="22"/>
          <w:lang w:val="en-GB"/>
          <w:rPrChange w:id="417" w:author="Johannes Zauner" w:date="2025-09-12T14:01:00Z" w16du:dateUtc="2025-09-12T12:01:00Z">
            <w:rPr>
              <w:rFonts w:ascii="Arial" w:hAnsi="Arial" w:cs="Arial"/>
              <w:color w:val="000000" w:themeColor="text1"/>
              <w:sz w:val="22"/>
              <w:szCs w:val="22"/>
            </w:rPr>
          </w:rPrChange>
        </w:rPr>
        <w:t xml:space="preserve"> growing interest in personal light exposure, more extensive data is needed from diverse populations and geographical locations to fully understand variability in light exposure patterns and their health implications. </w:t>
      </w:r>
      <w:r w:rsidR="00F03729" w:rsidRPr="00234F97">
        <w:rPr>
          <w:rFonts w:ascii="Arial" w:hAnsi="Arial" w:cs="Arial"/>
          <w:color w:val="000000" w:themeColor="text1"/>
          <w:sz w:val="22"/>
          <w:szCs w:val="22"/>
          <w:lang w:val="en-GB"/>
          <w:rPrChange w:id="418" w:author="Johannes Zauner" w:date="2025-09-12T14:01:00Z" w16du:dateUtc="2025-09-12T12:01:00Z">
            <w:rPr>
              <w:rFonts w:ascii="Arial" w:hAnsi="Arial" w:cs="Arial"/>
              <w:color w:val="000000" w:themeColor="text1"/>
              <w:sz w:val="22"/>
              <w:szCs w:val="22"/>
            </w:rPr>
          </w:rPrChange>
        </w:rPr>
        <w:t>To date, m</w:t>
      </w:r>
      <w:r w:rsidRPr="00234F97">
        <w:rPr>
          <w:rFonts w:ascii="Arial" w:hAnsi="Arial" w:cs="Arial"/>
          <w:color w:val="000000" w:themeColor="text1"/>
          <w:sz w:val="22"/>
          <w:szCs w:val="22"/>
          <w:lang w:val="en-GB"/>
          <w:rPrChange w:id="419" w:author="Johannes Zauner" w:date="2025-09-12T14:01:00Z" w16du:dateUtc="2025-09-12T12:01:00Z">
            <w:rPr>
              <w:rFonts w:ascii="Arial" w:hAnsi="Arial" w:cs="Arial"/>
              <w:color w:val="000000" w:themeColor="text1"/>
              <w:sz w:val="22"/>
              <w:szCs w:val="22"/>
            </w:rPr>
          </w:rPrChange>
        </w:rPr>
        <w:t xml:space="preserve">ost research has focused on populations in Europe or North America </w:t>
      </w:r>
      <w:r w:rsidR="003D1304" w:rsidRPr="00234F97">
        <w:rPr>
          <w:rFonts w:ascii="Arial" w:hAnsi="Arial" w:cs="Arial"/>
          <w:color w:val="000000" w:themeColor="text1"/>
          <w:sz w:val="22"/>
          <w:szCs w:val="22"/>
          <w:lang w:val="en-GB"/>
          <w:rPrChange w:id="420"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&lt;EndNote&gt;&lt;Cite&gt;&lt;Author&gt;Smolders&lt;/Author&gt;&lt;Year&gt;2024&lt;/Year&gt;&lt;RecNum&gt;16&lt;/RecNum&gt;&lt;DisplayText&gt;[18, 22]&lt;/DisplayText&gt;&lt;record&gt;&lt;rec-number&gt;16&lt;/rec-number&gt;&lt;foreign-keys&gt;&lt;key app="EN" db-id="sfw0fvxxu2vvxcex2x05arxcfdee2erza2zf" timestamp="1756283173"&gt;16&lt;/key&gt;&lt;/foreign-keys&gt;&lt;ref-type name="Journal Article"&gt;17&lt;/ref-type&gt;&lt;contributors&gt;&lt;authors&gt;&lt;author&gt;Smolders, Karin&lt;/author&gt;&lt;/authors&gt;&lt;/contributors&gt;&lt;titles&gt;&lt;title&gt;Opinion: The need for intensive longitudinal data to advance translational research in the domain of light and health&lt;/title&gt;&lt;secondary-title&gt;Lighting Research &amp;amp; Technology&lt;/secondary-title&gt;&lt;/titles&gt;&lt;periodical&gt;&lt;full-title&gt;Lighting Research &amp;amp; Technology&lt;/full-title&gt;&lt;/periodical&gt;&lt;pages&gt;110-112&lt;/pages&gt;&lt;volume&gt;56&lt;/volume&gt;&lt;number&gt;2&lt;/number&gt;&lt;section&gt;110&lt;/section&gt;&lt;dates&gt;&lt;year&gt;2024&lt;/year&gt;&lt;/dates&gt;&lt;isbn&gt;1477-1535&amp;#xD;1477-0938&lt;/isbn&gt;&lt;urls&gt;&lt;/urls&gt;&lt;electronic-resource-num&gt;10.1177/14771535241237002&lt;/electronic-resource-num&gt;&lt;/record&gt;&lt;/Cite&gt;&lt;Cite&gt;&lt;Author&gt;Hartmeyer&lt;/Author&gt;&lt;Year&gt;2023&lt;/Year&gt;&lt;RecNum&gt;13&lt;/RecNum&gt;&lt;record&gt;&lt;rec-number&gt;13&lt;/rec-number&gt;&lt;foreign-keys&gt;&lt;key app="EN" db-id="se5e9edwb02w99est97v5207wea9tvzdvttt" timestamp="1753353637"&gt;13&lt;/key&gt;&lt;/foreign-keys&gt;&lt;ref-type name="Journal Article"&gt;17&lt;/ref-type&gt;&lt;contributors&gt;&lt;authors&gt;&lt;author&gt;Hartmeyer, S. L.&lt;/author&gt;&lt;author&gt;Andersen, M.&lt;/author&gt;&lt;/authors&gt;&lt;/contributors&gt;&lt;titles&gt;&lt;title&gt;Towards a framework for light-dosimetry studies: Quantification metrics&lt;/title&gt;&lt;secondary-title&gt;Lighting Research &amp;amp; Technology&lt;/secondary-title&gt;&lt;/titles&gt;&lt;pages&gt;337-365&lt;/pages&gt;&lt;volume&gt;56&lt;/volume&gt;&lt;number&gt;4&lt;/number&gt;&lt;section&gt;337&lt;/section&gt;&lt;dates&gt;&lt;year&gt;2023&lt;/year&gt;&lt;/dates&gt;&lt;isbn&gt;1477-1535&amp;#xD;1477-0938&lt;/isbn&gt;&lt;urls&gt;&lt;/urls&gt;&lt;electronic-resource-num&gt;10.1177/14771535231170500&lt;/electronic-resource-num&gt;&lt;/record&gt;&lt;/Cite&gt;&lt;/EndNote&gt;</w:instrText>
      </w:r>
      <w:r w:rsidR="003D1304" w:rsidRPr="00234F97">
        <w:rPr>
          <w:rFonts w:ascii="Arial" w:hAnsi="Arial" w:cs="Arial"/>
          <w:color w:val="000000" w:themeColor="text1"/>
          <w:sz w:val="22"/>
          <w:szCs w:val="22"/>
          <w:lang w:val="en-GB"/>
          <w:rPrChange w:id="421"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[18, 22]</w:t>
      </w:r>
      <w:r w:rsidR="003D1304" w:rsidRPr="00234F97">
        <w:rPr>
          <w:rFonts w:ascii="Arial" w:hAnsi="Arial" w:cs="Arial"/>
          <w:color w:val="000000" w:themeColor="text1"/>
          <w:sz w:val="22"/>
          <w:szCs w:val="22"/>
          <w:lang w:val="en-GB"/>
          <w:rPrChange w:id="422" w:author="Johannes Zauner" w:date="2025-09-12T14:01:00Z" w16du:dateUtc="2025-09-12T12:01:00Z">
            <w:rPr>
              <w:rFonts w:ascii="Arial" w:hAnsi="Arial" w:cs="Arial"/>
              <w:color w:val="000000" w:themeColor="text1"/>
              <w:sz w:val="22"/>
              <w:szCs w:val="22"/>
            </w:rPr>
          </w:rPrChange>
        </w:rPr>
        <w:fldChar w:fldCharType="end"/>
      </w:r>
      <w:r w:rsidR="00F03729" w:rsidRPr="00234F97">
        <w:rPr>
          <w:rFonts w:ascii="Arial" w:hAnsi="Arial" w:cs="Arial"/>
          <w:color w:val="000000" w:themeColor="text1"/>
          <w:sz w:val="22"/>
          <w:szCs w:val="22"/>
          <w:lang w:val="en-GB"/>
          <w:rPrChange w:id="423" w:author="Johannes Zauner" w:date="2025-09-12T14:01:00Z" w16du:dateUtc="2025-09-12T12:01:00Z">
            <w:rPr>
              <w:rFonts w:ascii="Arial" w:hAnsi="Arial" w:cs="Arial"/>
              <w:color w:val="000000" w:themeColor="text1"/>
              <w:sz w:val="22"/>
              <w:szCs w:val="22"/>
            </w:rPr>
          </w:rPrChange>
        </w:rPr>
        <w:t>. First</w:t>
      </w:r>
      <w:r w:rsidR="00EF0C1A" w:rsidRPr="00234F97">
        <w:rPr>
          <w:rFonts w:ascii="Arial" w:hAnsi="Arial" w:cs="Arial"/>
          <w:color w:val="000000" w:themeColor="text1"/>
          <w:sz w:val="22"/>
          <w:szCs w:val="22"/>
          <w:lang w:val="en-GB"/>
          <w:rPrChange w:id="424" w:author="Johannes Zauner" w:date="2025-09-12T14:01:00Z" w16du:dateUtc="2025-09-12T12:01:00Z">
            <w:rPr>
              <w:rFonts w:ascii="Arial" w:hAnsi="Arial" w:cs="Arial"/>
              <w:color w:val="000000" w:themeColor="text1"/>
              <w:sz w:val="22"/>
              <w:szCs w:val="22"/>
            </w:rPr>
          </w:rPrChange>
        </w:rPr>
        <w:t>,</w:t>
      </w:r>
      <w:r w:rsidR="00F03729" w:rsidRPr="00234F97">
        <w:rPr>
          <w:rFonts w:ascii="Arial" w:hAnsi="Arial" w:cs="Arial"/>
          <w:color w:val="000000" w:themeColor="text1"/>
          <w:sz w:val="22"/>
          <w:szCs w:val="22"/>
          <w:lang w:val="en-GB"/>
          <w:rPrChange w:id="425" w:author="Johannes Zauner" w:date="2025-09-12T14:01:00Z" w16du:dateUtc="2025-09-12T12:01:00Z">
            <w:rPr>
              <w:rFonts w:ascii="Arial" w:hAnsi="Arial" w:cs="Arial"/>
              <w:color w:val="000000" w:themeColor="text1"/>
              <w:sz w:val="22"/>
              <w:szCs w:val="22"/>
            </w:rPr>
          </w:rPrChange>
        </w:rPr>
        <w:t xml:space="preserve"> comparisons with other regions of the world </w:t>
      </w:r>
      <w:r w:rsidR="00C275EE" w:rsidRPr="00234F97">
        <w:rPr>
          <w:rFonts w:ascii="Arial" w:hAnsi="Arial" w:cs="Arial"/>
          <w:color w:val="000000" w:themeColor="text1"/>
          <w:sz w:val="22"/>
          <w:szCs w:val="22"/>
          <w:lang w:val="en-GB"/>
          <w:rPrChange w:id="426" w:author="Johannes Zauner" w:date="2025-09-12T14:01:00Z" w16du:dateUtc="2025-09-12T12:01:00Z">
            <w:rPr>
              <w:rFonts w:ascii="Arial" w:hAnsi="Arial" w:cs="Arial"/>
              <w:color w:val="000000" w:themeColor="text1"/>
              <w:sz w:val="22"/>
              <w:szCs w:val="22"/>
            </w:rPr>
          </w:rPrChange>
        </w:rPr>
        <w:t>demonstrate</w:t>
      </w:r>
      <w:r w:rsidR="00F03729" w:rsidRPr="00234F97">
        <w:rPr>
          <w:rFonts w:ascii="Arial" w:hAnsi="Arial" w:cs="Arial"/>
          <w:color w:val="000000" w:themeColor="text1"/>
          <w:sz w:val="22"/>
          <w:szCs w:val="22"/>
          <w:lang w:val="en-GB"/>
          <w:rPrChange w:id="427" w:author="Johannes Zauner" w:date="2025-09-12T14:01:00Z" w16du:dateUtc="2025-09-12T12:01:00Z">
            <w:rPr>
              <w:rFonts w:ascii="Arial" w:hAnsi="Arial" w:cs="Arial"/>
              <w:color w:val="000000" w:themeColor="text1"/>
              <w:sz w:val="22"/>
              <w:szCs w:val="22"/>
            </w:rPr>
          </w:rPrChange>
        </w:rPr>
        <w:t xml:space="preserve"> the differences between countries, cultures</w:t>
      </w:r>
      <w:r w:rsidR="00F92119" w:rsidRPr="00234F97">
        <w:rPr>
          <w:rFonts w:ascii="Arial" w:hAnsi="Arial" w:cs="Arial"/>
          <w:color w:val="000000" w:themeColor="text1"/>
          <w:sz w:val="22"/>
          <w:szCs w:val="22"/>
          <w:lang w:val="en-GB"/>
          <w:rPrChange w:id="428"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429" w:author="Johannes Zauner" w:date="2025-09-12T14:01:00Z" w16du:dateUtc="2025-09-12T12:01:00Z">
            <w:rPr>
              <w:rFonts w:ascii="Arial" w:hAnsi="Arial" w:cs="Arial"/>
              <w:color w:val="000000" w:themeColor="text1"/>
              <w:sz w:val="22"/>
              <w:szCs w:val="22"/>
            </w:rPr>
          </w:rPrChange>
        </w:rPr>
        <w:t>and</w:t>
      </w:r>
      <w:r w:rsidR="00F03729" w:rsidRPr="00234F97">
        <w:rPr>
          <w:rFonts w:ascii="Arial" w:hAnsi="Arial" w:cs="Arial"/>
          <w:color w:val="000000" w:themeColor="text1"/>
          <w:sz w:val="22"/>
          <w:szCs w:val="22"/>
          <w:lang w:val="en-GB"/>
          <w:rPrChange w:id="430" w:author="Johannes Zauner" w:date="2025-09-12T14:01:00Z" w16du:dateUtc="2025-09-12T12:01:00Z">
            <w:rPr>
              <w:rFonts w:ascii="Arial" w:hAnsi="Arial" w:cs="Arial"/>
              <w:color w:val="000000" w:themeColor="text1"/>
              <w:sz w:val="22"/>
              <w:szCs w:val="22"/>
            </w:rPr>
          </w:rPrChange>
        </w:rPr>
        <w:t xml:space="preserve"> climate conditions, as a recent </w:t>
      </w:r>
      <w:r w:rsidR="009E4962" w:rsidRPr="00234F97">
        <w:rPr>
          <w:rFonts w:ascii="Arial" w:hAnsi="Arial" w:cs="Arial"/>
          <w:color w:val="000000" w:themeColor="text1"/>
          <w:sz w:val="22"/>
          <w:szCs w:val="22"/>
          <w:lang w:val="en-GB"/>
          <w:rPrChange w:id="431" w:author="Johannes Zauner" w:date="2025-09-12T14:01:00Z" w16du:dateUtc="2025-09-12T12:01:00Z">
            <w:rPr>
              <w:rFonts w:ascii="Arial" w:hAnsi="Arial" w:cs="Arial"/>
              <w:color w:val="000000" w:themeColor="text1"/>
              <w:sz w:val="22"/>
              <w:szCs w:val="22"/>
            </w:rPr>
          </w:rPrChange>
        </w:rPr>
        <w:t>study</w:t>
      </w:r>
      <w:r w:rsidR="00F03729" w:rsidRPr="00234F97">
        <w:rPr>
          <w:rFonts w:ascii="Arial" w:hAnsi="Arial" w:cs="Arial"/>
          <w:color w:val="000000" w:themeColor="text1"/>
          <w:sz w:val="22"/>
          <w:szCs w:val="22"/>
          <w:lang w:val="en-GB"/>
          <w:rPrChange w:id="432" w:author="Johannes Zauner" w:date="2025-09-12T14:01:00Z" w16du:dateUtc="2025-09-12T12:01:00Z">
            <w:rPr>
              <w:rFonts w:ascii="Arial" w:hAnsi="Arial" w:cs="Arial"/>
              <w:color w:val="000000" w:themeColor="text1"/>
              <w:sz w:val="22"/>
              <w:szCs w:val="22"/>
            </w:rPr>
          </w:rPrChange>
        </w:rPr>
        <w:t xml:space="preserve"> on light exposure </w:t>
      </w:r>
      <w:r w:rsidR="00012953" w:rsidRPr="00234F97">
        <w:rPr>
          <w:rFonts w:ascii="Arial" w:hAnsi="Arial" w:cs="Arial"/>
          <w:color w:val="000000" w:themeColor="text1"/>
          <w:sz w:val="22"/>
          <w:szCs w:val="22"/>
          <w:lang w:val="en-GB"/>
          <w:rPrChange w:id="433" w:author="Johannes Zauner" w:date="2025-09-12T14:01:00Z" w16du:dateUtc="2025-09-12T12:01:00Z">
            <w:rPr>
              <w:rFonts w:ascii="Arial" w:hAnsi="Arial" w:cs="Arial"/>
              <w:color w:val="000000" w:themeColor="text1"/>
              <w:sz w:val="22"/>
              <w:szCs w:val="22"/>
            </w:rPr>
          </w:rPrChange>
        </w:rPr>
        <w:t>in</w:t>
      </w:r>
      <w:r w:rsidR="00D75737" w:rsidRPr="00234F97">
        <w:rPr>
          <w:rFonts w:ascii="Arial" w:hAnsi="Arial" w:cs="Arial"/>
          <w:color w:val="000000" w:themeColor="text1"/>
          <w:sz w:val="22"/>
          <w:szCs w:val="22"/>
          <w:lang w:val="en-GB"/>
          <w:rPrChange w:id="434"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435" w:author="Johannes Zauner" w:date="2025-09-12T14:01:00Z" w16du:dateUtc="2025-09-12T12:01:00Z">
            <w:rPr>
              <w:rFonts w:ascii="Arial" w:hAnsi="Arial" w:cs="Arial"/>
              <w:color w:val="000000" w:themeColor="text1"/>
              <w:sz w:val="22"/>
              <w:szCs w:val="22"/>
            </w:rPr>
          </w:rPrChange>
        </w:rPr>
        <w:t>Malaysia and Switzerland</w:t>
      </w:r>
      <w:r w:rsidR="00F03729" w:rsidRPr="00234F97">
        <w:rPr>
          <w:rFonts w:ascii="Arial" w:hAnsi="Arial" w:cs="Arial"/>
          <w:color w:val="000000" w:themeColor="text1"/>
          <w:sz w:val="22"/>
          <w:szCs w:val="22"/>
          <w:lang w:val="en-GB"/>
          <w:rPrChange w:id="436" w:author="Johannes Zauner" w:date="2025-09-12T14:01:00Z" w16du:dateUtc="2025-09-12T12:01:00Z">
            <w:rPr>
              <w:rFonts w:ascii="Arial" w:hAnsi="Arial" w:cs="Arial"/>
              <w:color w:val="000000" w:themeColor="text1"/>
              <w:sz w:val="22"/>
              <w:szCs w:val="22"/>
            </w:rPr>
          </w:rPrChange>
        </w:rPr>
        <w:t xml:space="preserve"> has </w:t>
      </w:r>
      <w:r w:rsidR="00EE4E72" w:rsidRPr="00234F97">
        <w:rPr>
          <w:rFonts w:ascii="Arial" w:hAnsi="Arial" w:cs="Arial"/>
          <w:color w:val="000000" w:themeColor="text1"/>
          <w:sz w:val="22"/>
          <w:szCs w:val="22"/>
          <w:lang w:val="en-GB"/>
          <w:rPrChange w:id="437" w:author="Johannes Zauner" w:date="2025-09-12T14:01:00Z" w16du:dateUtc="2025-09-12T12:01:00Z">
            <w:rPr>
              <w:rFonts w:ascii="Arial" w:hAnsi="Arial" w:cs="Arial"/>
              <w:color w:val="000000" w:themeColor="text1"/>
              <w:sz w:val="22"/>
              <w:szCs w:val="22"/>
            </w:rPr>
          </w:rPrChange>
        </w:rPr>
        <w:t>shown</w:t>
      </w:r>
      <w:r w:rsidRPr="00234F97">
        <w:rPr>
          <w:rFonts w:ascii="Arial" w:hAnsi="Arial" w:cs="Arial"/>
          <w:color w:val="000000" w:themeColor="text1"/>
          <w:sz w:val="22"/>
          <w:szCs w:val="22"/>
          <w:lang w:val="en-GB"/>
          <w:rPrChange w:id="438" w:author="Johannes Zauner" w:date="2025-09-12T14:01:00Z" w16du:dateUtc="2025-09-12T12:01:00Z">
            <w:rPr>
              <w:rFonts w:ascii="Arial" w:hAnsi="Arial" w:cs="Arial"/>
              <w:color w:val="000000" w:themeColor="text1"/>
              <w:sz w:val="22"/>
              <w:szCs w:val="22"/>
            </w:rPr>
          </w:rPrChange>
        </w:rPr>
        <w:t xml:space="preserve"> </w:t>
      </w:r>
      <w:r w:rsidR="00C70C8A" w:rsidRPr="00234F97">
        <w:rPr>
          <w:rFonts w:ascii="Arial" w:hAnsi="Arial" w:cs="Arial"/>
          <w:color w:val="000000" w:themeColor="text1"/>
          <w:sz w:val="22"/>
          <w:szCs w:val="22"/>
          <w:lang w:val="en-GB"/>
          <w:rPrChange w:id="439"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&lt;EndNote&gt;&lt;Cite&gt;&lt;Author&gt;Biller&lt;/Author&gt;&lt;Year&gt;2025&lt;/Year&gt;&lt;RecNum&gt;17&lt;/RecNum&gt;&lt;DisplayText&gt;[23]&lt;/DisplayText&gt;&lt;record&gt;&lt;rec-number&gt;17&lt;/rec-number&gt;&lt;foreign-keys&gt;&lt;key app="EN" db-id="sfw0fvxxu2vvxcex2x05arxcfdee2erza2zf" timestamp="1756283173"&gt;17&lt;/key&gt;&lt;/foreign-keys&gt;&lt;ref-type name="Journal Article"&gt;17&lt;/ref-type&gt;&lt;contributors&gt;&lt;authors&gt;&lt;author&gt;Biller, Anna M&lt;/author&gt;&lt;author&gt;Zauner, Johannes&lt;/author&gt;&lt;author&gt;Cajochen, Christian&lt;/author&gt;&lt;author&gt;Gerle, Marisa A&lt;/author&gt;&lt;author&gt;Kalavally, Vineetha&lt;/author&gt;&lt;author&gt;Mohamed, Anas&lt;/author&gt;&lt;author&gt;Rottlaender, Lukas&lt;/author&gt;&lt;author&gt;Seah, Ming-Yi&lt;/author&gt;&lt;author&gt;Stefani, Oliver&lt;/author&gt;&lt;author&gt;Spitschan, Manuel&lt;/author&gt;&lt;/authors&gt;&lt;/contributors&gt;&lt;titles&gt;&lt;title&gt;Physiologically-relevant light exposure and light behaviour in Switzerland and Malaysia&lt;/title&gt;&lt;secondary-title&gt;bioRxiv&lt;/secondary-title&gt;&lt;/titles&gt;&lt;periodical&gt;&lt;full-title&gt;bioRxiv&lt;/full-title&gt;&lt;/periodical&gt;&lt;pages&gt;2025.01. 07.631760&lt;/pages&gt;&lt;dates&gt;&lt;year&gt;2025&lt;/year&gt;&lt;/dates&gt;&lt;urls&gt;&lt;/urls&gt;&lt;/record&gt;&lt;/Cite&gt;&lt;/EndNote&gt;</w:instrText>
      </w:r>
      <w:r w:rsidR="00C70C8A" w:rsidRPr="00234F97">
        <w:rPr>
          <w:rFonts w:ascii="Arial" w:hAnsi="Arial" w:cs="Arial"/>
          <w:color w:val="000000" w:themeColor="text1"/>
          <w:sz w:val="22"/>
          <w:szCs w:val="22"/>
          <w:lang w:val="en-GB"/>
          <w:rPrChange w:id="440"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[23]</w:t>
      </w:r>
      <w:r w:rsidR="00C70C8A" w:rsidRPr="00234F97">
        <w:rPr>
          <w:rFonts w:ascii="Arial" w:hAnsi="Arial" w:cs="Arial"/>
          <w:color w:val="000000" w:themeColor="text1"/>
          <w:sz w:val="22"/>
          <w:szCs w:val="22"/>
          <w:lang w:val="en-GB"/>
          <w:rPrChange w:id="441" w:author="Johannes Zauner" w:date="2025-09-12T14:01:00Z" w16du:dateUtc="2025-09-12T12:01:00Z">
            <w:rPr>
              <w:rFonts w:ascii="Arial" w:hAnsi="Arial" w:cs="Arial"/>
              <w:color w:val="000000" w:themeColor="text1"/>
              <w:sz w:val="22"/>
              <w:szCs w:val="22"/>
            </w:rPr>
          </w:rPrChange>
        </w:rPr>
        <w:fldChar w:fldCharType="end"/>
      </w:r>
      <w:r w:rsidR="00C70C8A" w:rsidRPr="00234F97">
        <w:rPr>
          <w:rFonts w:ascii="Arial" w:hAnsi="Arial" w:cs="Arial"/>
          <w:color w:val="000000" w:themeColor="text1"/>
          <w:sz w:val="22"/>
          <w:szCs w:val="22"/>
          <w:lang w:val="en-GB"/>
          <w:rPrChange w:id="442"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443" w:author="Johannes Zauner" w:date="2025-09-12T14:01:00Z" w16du:dateUtc="2025-09-12T12:01:00Z">
            <w:rPr>
              <w:rFonts w:ascii="Arial" w:hAnsi="Arial" w:cs="Arial"/>
              <w:color w:val="000000" w:themeColor="text1"/>
              <w:sz w:val="22"/>
              <w:szCs w:val="22"/>
            </w:rPr>
          </w:rPrChange>
        </w:rPr>
        <w:t>Datasets from other regions are less common</w:t>
      </w:r>
      <w:r w:rsidR="00E63808" w:rsidRPr="00234F97">
        <w:rPr>
          <w:rFonts w:ascii="Arial" w:hAnsi="Arial" w:cs="Arial"/>
          <w:color w:val="000000" w:themeColor="text1"/>
          <w:sz w:val="22"/>
          <w:szCs w:val="22"/>
          <w:lang w:val="en-GB"/>
          <w:rPrChange w:id="444"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445" w:author="Johannes Zauner" w:date="2025-09-12T14:01:00Z" w16du:dateUtc="2025-09-12T12:01:00Z">
            <w:rPr>
              <w:rFonts w:ascii="Arial" w:hAnsi="Arial" w:cs="Arial"/>
              <w:color w:val="000000" w:themeColor="text1"/>
              <w:sz w:val="22"/>
              <w:szCs w:val="22"/>
            </w:rPr>
          </w:rPrChange>
        </w:rPr>
        <w:t>and</w:t>
      </w:r>
      <w:r w:rsidR="00CB3542" w:rsidRPr="00234F97">
        <w:rPr>
          <w:rFonts w:ascii="Arial" w:hAnsi="Arial" w:cs="Arial"/>
          <w:color w:val="000000" w:themeColor="text1"/>
          <w:sz w:val="22"/>
          <w:szCs w:val="22"/>
          <w:lang w:val="en-GB"/>
          <w:rPrChange w:id="446" w:author="Johannes Zauner" w:date="2025-09-12T14:01:00Z" w16du:dateUtc="2025-09-12T12:01:00Z">
            <w:rPr>
              <w:rFonts w:ascii="Arial" w:hAnsi="Arial" w:cs="Arial"/>
              <w:color w:val="000000" w:themeColor="text1"/>
              <w:sz w:val="22"/>
              <w:szCs w:val="22"/>
            </w:rPr>
          </w:rPrChange>
        </w:rPr>
        <w:t xml:space="preserve"> even fewer are publicly available</w:t>
      </w:r>
      <w:r w:rsidRPr="00234F97">
        <w:rPr>
          <w:rFonts w:ascii="Arial" w:hAnsi="Arial" w:cs="Arial"/>
          <w:color w:val="000000" w:themeColor="text1"/>
          <w:sz w:val="22"/>
          <w:szCs w:val="22"/>
          <w:lang w:val="en-GB"/>
          <w:rPrChange w:id="447" w:author="Johannes Zauner" w:date="2025-09-12T14:01:00Z" w16du:dateUtc="2025-09-12T12:01:00Z">
            <w:rPr>
              <w:rFonts w:ascii="Arial" w:hAnsi="Arial" w:cs="Arial"/>
              <w:color w:val="000000" w:themeColor="text1"/>
              <w:sz w:val="22"/>
              <w:szCs w:val="22"/>
            </w:rPr>
          </w:rPrChange>
        </w:rPr>
        <w:t>, which limits our ability to assess generalisability and identify population-specific factors that influence light exposure and its effects</w:t>
      </w:r>
      <w:r w:rsidR="00C2292A" w:rsidRPr="00234F97">
        <w:rPr>
          <w:rFonts w:ascii="Arial" w:hAnsi="Arial" w:cs="Arial"/>
          <w:color w:val="000000" w:themeColor="text1"/>
          <w:sz w:val="22"/>
          <w:szCs w:val="22"/>
          <w:lang w:val="en-GB"/>
          <w:rPrChange w:id="448" w:author="Johannes Zauner" w:date="2025-09-12T14:01:00Z" w16du:dateUtc="2025-09-12T12:01:00Z">
            <w:rPr>
              <w:rFonts w:ascii="Arial" w:hAnsi="Arial" w:cs="Arial"/>
              <w:color w:val="000000" w:themeColor="text1"/>
              <w:sz w:val="22"/>
              <w:szCs w:val="22"/>
            </w:rPr>
          </w:rPrChange>
        </w:rPr>
        <w:t xml:space="preserve"> on human health</w:t>
      </w:r>
      <w:r w:rsidRPr="00234F97">
        <w:rPr>
          <w:rFonts w:ascii="Arial" w:hAnsi="Arial" w:cs="Arial"/>
          <w:color w:val="000000" w:themeColor="text1"/>
          <w:sz w:val="22"/>
          <w:szCs w:val="22"/>
          <w:lang w:val="en-GB"/>
          <w:rPrChange w:id="449" w:author="Johannes Zauner" w:date="2025-09-12T14:01:00Z" w16du:dateUtc="2025-09-12T12:01:00Z">
            <w:rPr>
              <w:rFonts w:ascii="Arial" w:hAnsi="Arial" w:cs="Arial"/>
              <w:color w:val="000000" w:themeColor="text1"/>
              <w:sz w:val="22"/>
              <w:szCs w:val="22"/>
            </w:rPr>
          </w:rPrChange>
        </w:rPr>
        <w:t xml:space="preserve">. </w:t>
      </w:r>
      <w:r w:rsidR="00E843F0" w:rsidRPr="00234F97">
        <w:rPr>
          <w:rFonts w:ascii="Arial" w:hAnsi="Arial" w:cs="Arial"/>
          <w:color w:val="000000" w:themeColor="text1"/>
          <w:sz w:val="22"/>
          <w:szCs w:val="22"/>
          <w:lang w:val="en-GB"/>
          <w:rPrChange w:id="450" w:author="Johannes Zauner" w:date="2025-09-12T14:01:00Z" w16du:dateUtc="2025-09-12T12:01:00Z">
            <w:rPr>
              <w:rFonts w:ascii="Arial" w:hAnsi="Arial" w:cs="Arial"/>
              <w:color w:val="000000" w:themeColor="text1"/>
              <w:sz w:val="22"/>
              <w:szCs w:val="22"/>
            </w:rPr>
          </w:rPrChange>
        </w:rPr>
        <w:t>L</w:t>
      </w:r>
      <w:r w:rsidRPr="00234F97">
        <w:rPr>
          <w:rFonts w:ascii="Arial" w:hAnsi="Arial" w:cs="Arial"/>
          <w:color w:val="000000" w:themeColor="text1"/>
          <w:sz w:val="22"/>
          <w:szCs w:val="22"/>
          <w:lang w:val="en-GB"/>
          <w:rPrChange w:id="451" w:author="Johannes Zauner" w:date="2025-09-12T14:01:00Z" w16du:dateUtc="2025-09-12T12:01:00Z">
            <w:rPr>
              <w:rFonts w:ascii="Arial" w:hAnsi="Arial" w:cs="Arial"/>
              <w:color w:val="000000" w:themeColor="text1"/>
              <w:sz w:val="22"/>
              <w:szCs w:val="22"/>
            </w:rPr>
          </w:rPrChange>
        </w:rPr>
        <w:t xml:space="preserve">ight </w:t>
      </w:r>
      <w:r w:rsidR="00C2292A" w:rsidRPr="00234F97">
        <w:rPr>
          <w:rFonts w:ascii="Arial" w:hAnsi="Arial" w:cs="Arial"/>
          <w:color w:val="000000" w:themeColor="text1"/>
          <w:sz w:val="22"/>
          <w:szCs w:val="22"/>
          <w:lang w:val="en-GB"/>
          <w:rPrChange w:id="452" w:author="Johannes Zauner" w:date="2025-09-12T14:01:00Z" w16du:dateUtc="2025-09-12T12:01:00Z">
            <w:rPr>
              <w:rFonts w:ascii="Arial" w:hAnsi="Arial" w:cs="Arial"/>
              <w:color w:val="000000" w:themeColor="text1"/>
              <w:sz w:val="22"/>
              <w:szCs w:val="22"/>
            </w:rPr>
          </w:rPrChange>
        </w:rPr>
        <w:t>exposure</w:t>
      </w:r>
      <w:r w:rsidRPr="00234F97">
        <w:rPr>
          <w:rFonts w:ascii="Arial" w:hAnsi="Arial" w:cs="Arial"/>
          <w:color w:val="000000" w:themeColor="text1"/>
          <w:sz w:val="22"/>
          <w:szCs w:val="22"/>
          <w:lang w:val="en-GB"/>
          <w:rPrChange w:id="453" w:author="Johannes Zauner" w:date="2025-09-12T14:01:00Z" w16du:dateUtc="2025-09-12T12:01:00Z">
            <w:rPr>
              <w:rFonts w:ascii="Arial" w:hAnsi="Arial" w:cs="Arial"/>
              <w:color w:val="000000" w:themeColor="text1"/>
              <w:sz w:val="22"/>
              <w:szCs w:val="22"/>
            </w:rPr>
          </w:rPrChange>
        </w:rPr>
        <w:t xml:space="preserve"> data collected in </w:t>
      </w:r>
      <w:r w:rsidR="00F92119" w:rsidRPr="00234F97">
        <w:rPr>
          <w:rFonts w:ascii="Arial" w:hAnsi="Arial" w:cs="Arial"/>
          <w:color w:val="000000" w:themeColor="text1"/>
          <w:sz w:val="22"/>
          <w:szCs w:val="22"/>
          <w:lang w:val="en-GB"/>
          <w:rPrChange w:id="454" w:author="Johannes Zauner" w:date="2025-09-12T14:01:00Z" w16du:dateUtc="2025-09-12T12:01:00Z">
            <w:rPr>
              <w:rFonts w:ascii="Arial" w:hAnsi="Arial" w:cs="Arial"/>
              <w:color w:val="000000" w:themeColor="text1"/>
              <w:sz w:val="22"/>
              <w:szCs w:val="22"/>
            </w:rPr>
          </w:rPrChange>
        </w:rPr>
        <w:t xml:space="preserve">Türkiye </w:t>
      </w:r>
      <w:r w:rsidRPr="00234F97">
        <w:rPr>
          <w:rFonts w:ascii="Arial" w:hAnsi="Arial" w:cs="Arial"/>
          <w:color w:val="000000" w:themeColor="text1"/>
          <w:sz w:val="22"/>
          <w:szCs w:val="22"/>
          <w:lang w:val="en-GB"/>
          <w:rPrChange w:id="455" w:author="Johannes Zauner" w:date="2025-09-12T14:01:00Z" w16du:dateUtc="2025-09-12T12:01:00Z">
            <w:rPr>
              <w:rFonts w:ascii="Arial" w:hAnsi="Arial" w:cs="Arial"/>
              <w:color w:val="000000" w:themeColor="text1"/>
              <w:sz w:val="22"/>
              <w:szCs w:val="22"/>
            </w:rPr>
          </w:rPrChange>
        </w:rPr>
        <w:t xml:space="preserve">provides an opportunity to study how different </w:t>
      </w:r>
      <w:r w:rsidRPr="00234F97">
        <w:rPr>
          <w:rFonts w:ascii="Arial" w:hAnsi="Arial" w:cs="Arial"/>
          <w:color w:val="000000" w:themeColor="text1"/>
          <w:sz w:val="22"/>
          <w:szCs w:val="22"/>
          <w:lang w:val="en-GB"/>
          <w:rPrChange w:id="456" w:author="Johannes Zauner" w:date="2025-09-12T14:01:00Z" w16du:dateUtc="2025-09-12T12:01:00Z">
            <w:rPr>
              <w:rFonts w:ascii="Arial" w:hAnsi="Arial" w:cs="Arial"/>
              <w:color w:val="000000" w:themeColor="text1"/>
              <w:sz w:val="22"/>
              <w:szCs w:val="22"/>
            </w:rPr>
          </w:rPrChange>
        </w:rPr>
        <w:lastRenderedPageBreak/>
        <w:t xml:space="preserve">environmental conditions, cultural practices and daily routines </w:t>
      </w:r>
      <w:r w:rsidR="00C2292A" w:rsidRPr="00234F97">
        <w:rPr>
          <w:rFonts w:ascii="Arial" w:hAnsi="Arial" w:cs="Arial"/>
          <w:color w:val="000000" w:themeColor="text1"/>
          <w:sz w:val="22"/>
          <w:szCs w:val="22"/>
          <w:lang w:val="en-GB"/>
          <w:rPrChange w:id="457" w:author="Johannes Zauner" w:date="2025-09-12T14:01:00Z" w16du:dateUtc="2025-09-12T12:01:00Z">
            <w:rPr>
              <w:rFonts w:ascii="Arial" w:hAnsi="Arial" w:cs="Arial"/>
              <w:color w:val="000000" w:themeColor="text1"/>
              <w:sz w:val="22"/>
              <w:szCs w:val="22"/>
            </w:rPr>
          </w:rPrChange>
        </w:rPr>
        <w:t xml:space="preserve">correlate with the </w:t>
      </w:r>
      <w:r w:rsidRPr="00234F97">
        <w:rPr>
          <w:rFonts w:ascii="Arial" w:hAnsi="Arial" w:cs="Arial"/>
          <w:color w:val="000000" w:themeColor="text1"/>
          <w:sz w:val="22"/>
          <w:szCs w:val="22"/>
          <w:lang w:val="en-GB"/>
          <w:rPrChange w:id="458" w:author="Johannes Zauner" w:date="2025-09-12T14:01:00Z" w16du:dateUtc="2025-09-12T12:01:00Z">
            <w:rPr>
              <w:rFonts w:ascii="Arial" w:hAnsi="Arial" w:cs="Arial"/>
              <w:color w:val="000000" w:themeColor="text1"/>
              <w:sz w:val="22"/>
              <w:szCs w:val="22"/>
            </w:rPr>
          </w:rPrChange>
        </w:rPr>
        <w:t xml:space="preserve">light exposure patterns. This contributes to a broader understanding of the diversity of human physiological responses to light, </w:t>
      </w:r>
      <w:r w:rsidR="000730EE" w:rsidRPr="00234F97">
        <w:rPr>
          <w:rFonts w:ascii="Arial" w:hAnsi="Arial" w:cs="Arial"/>
          <w:color w:val="000000" w:themeColor="text1"/>
          <w:sz w:val="22"/>
          <w:szCs w:val="22"/>
          <w:lang w:val="en-GB"/>
          <w:rPrChange w:id="459" w:author="Johannes Zauner" w:date="2025-09-12T14:01:00Z" w16du:dateUtc="2025-09-12T12:01:00Z">
            <w:rPr>
              <w:rFonts w:ascii="Arial" w:hAnsi="Arial" w:cs="Arial"/>
              <w:color w:val="000000" w:themeColor="text1"/>
              <w:sz w:val="22"/>
              <w:szCs w:val="22"/>
            </w:rPr>
          </w:rPrChange>
        </w:rPr>
        <w:t>particularly within populations residing in the Western Anatolian Aegean coast of Türkiye</w:t>
      </w:r>
      <w:r w:rsidRPr="00234F97">
        <w:rPr>
          <w:rFonts w:ascii="Arial" w:hAnsi="Arial" w:cs="Arial"/>
          <w:color w:val="000000" w:themeColor="text1"/>
          <w:sz w:val="22"/>
          <w:szCs w:val="22"/>
          <w:lang w:val="en-GB"/>
          <w:rPrChange w:id="460" w:author="Johannes Zauner" w:date="2025-09-12T14:01:00Z" w16du:dateUtc="2025-09-12T12:01:00Z">
            <w:rPr>
              <w:rFonts w:ascii="Arial" w:hAnsi="Arial" w:cs="Arial"/>
              <w:color w:val="000000" w:themeColor="text1"/>
              <w:sz w:val="22"/>
              <w:szCs w:val="22"/>
            </w:rPr>
          </w:rPrChange>
        </w:rPr>
        <w:t>.</w:t>
      </w:r>
    </w:p>
    <w:p w14:paraId="6DC40C21" w14:textId="6E621529" w:rsidR="00C45CCA" w:rsidRPr="00234F97" w:rsidRDefault="00C45CCA" w:rsidP="0011244B">
      <w:pPr>
        <w:spacing w:line="276" w:lineRule="auto"/>
        <w:jc w:val="both"/>
        <w:rPr>
          <w:rFonts w:ascii="Arial" w:hAnsi="Arial" w:cs="Arial"/>
          <w:color w:val="000000" w:themeColor="text1"/>
          <w:sz w:val="22"/>
          <w:szCs w:val="22"/>
          <w:lang w:val="en-GB"/>
          <w:rPrChange w:id="46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462" w:author="Johannes Zauner" w:date="2025-09-12T14:01:00Z" w16du:dateUtc="2025-09-12T12:01:00Z">
            <w:rPr>
              <w:rFonts w:ascii="Arial" w:hAnsi="Arial" w:cs="Arial"/>
              <w:color w:val="000000" w:themeColor="text1"/>
              <w:sz w:val="22"/>
              <w:szCs w:val="22"/>
            </w:rPr>
          </w:rPrChange>
        </w:rPr>
        <w:t xml:space="preserve">This data note describes a dataset on personal light exposure collected in </w:t>
      </w:r>
      <w:r w:rsidR="000730EE" w:rsidRPr="00234F97">
        <w:rPr>
          <w:rFonts w:ascii="Arial" w:hAnsi="Arial" w:cs="Arial"/>
          <w:color w:val="000000" w:themeColor="text1"/>
          <w:sz w:val="22"/>
          <w:szCs w:val="22"/>
          <w:lang w:val="en-GB"/>
          <w:rPrChange w:id="463" w:author="Johannes Zauner" w:date="2025-09-12T14:01:00Z" w16du:dateUtc="2025-09-12T12:01:00Z">
            <w:rPr>
              <w:rFonts w:ascii="Arial" w:hAnsi="Arial" w:cs="Arial"/>
              <w:color w:val="000000" w:themeColor="text1"/>
              <w:sz w:val="22"/>
              <w:szCs w:val="22"/>
            </w:rPr>
          </w:rPrChange>
        </w:rPr>
        <w:t>Türkiye</w:t>
      </w:r>
      <w:r w:rsidRPr="00234F97">
        <w:rPr>
          <w:rFonts w:ascii="Arial" w:hAnsi="Arial" w:cs="Arial"/>
          <w:color w:val="000000" w:themeColor="text1"/>
          <w:sz w:val="22"/>
          <w:szCs w:val="22"/>
          <w:lang w:val="en-GB"/>
          <w:rPrChange w:id="464" w:author="Johannes Zauner" w:date="2025-09-12T14:01:00Z" w16du:dateUtc="2025-09-12T12:01:00Z">
            <w:rPr>
              <w:rFonts w:ascii="Arial" w:hAnsi="Arial" w:cs="Arial"/>
              <w:color w:val="000000" w:themeColor="text1"/>
              <w:sz w:val="22"/>
              <w:szCs w:val="22"/>
            </w:rPr>
          </w:rPrChange>
        </w:rPr>
        <w:t xml:space="preserve">. The primary objective of the dataset was to </w:t>
      </w:r>
      <w:r w:rsidR="00C2292A" w:rsidRPr="00234F97">
        <w:rPr>
          <w:rFonts w:ascii="Arial" w:hAnsi="Arial" w:cs="Arial"/>
          <w:color w:val="000000" w:themeColor="text1"/>
          <w:sz w:val="22"/>
          <w:szCs w:val="22"/>
          <w:lang w:val="en-GB"/>
          <w:rPrChange w:id="465" w:author="Johannes Zauner" w:date="2025-09-12T14:01:00Z" w16du:dateUtc="2025-09-12T12:01:00Z">
            <w:rPr>
              <w:rFonts w:ascii="Arial" w:hAnsi="Arial" w:cs="Arial"/>
              <w:color w:val="000000" w:themeColor="text1"/>
              <w:sz w:val="22"/>
              <w:szCs w:val="22"/>
            </w:rPr>
          </w:rPrChange>
        </w:rPr>
        <w:t xml:space="preserve">characterize personal light exposure patterns in </w:t>
      </w:r>
      <w:r w:rsidR="000730EE" w:rsidRPr="00234F97">
        <w:rPr>
          <w:rFonts w:ascii="Arial" w:hAnsi="Arial" w:cs="Arial"/>
          <w:color w:val="000000" w:themeColor="text1"/>
          <w:sz w:val="22"/>
          <w:szCs w:val="22"/>
          <w:lang w:val="en-GB"/>
          <w:rPrChange w:id="466" w:author="Johannes Zauner" w:date="2025-09-12T14:01:00Z" w16du:dateUtc="2025-09-12T12:01:00Z">
            <w:rPr>
              <w:rFonts w:ascii="Arial" w:hAnsi="Arial" w:cs="Arial"/>
              <w:color w:val="000000" w:themeColor="text1"/>
              <w:sz w:val="22"/>
              <w:szCs w:val="22"/>
            </w:rPr>
          </w:rPrChange>
        </w:rPr>
        <w:t xml:space="preserve">Türkiye </w:t>
      </w:r>
      <w:r w:rsidR="00C2292A" w:rsidRPr="00234F97">
        <w:rPr>
          <w:rFonts w:ascii="Arial" w:hAnsi="Arial" w:cs="Arial"/>
          <w:color w:val="000000" w:themeColor="text1"/>
          <w:sz w:val="22"/>
          <w:szCs w:val="22"/>
          <w:lang w:val="en-GB"/>
          <w:rPrChange w:id="467" w:author="Johannes Zauner" w:date="2025-09-12T14:01:00Z" w16du:dateUtc="2025-09-12T12:01:00Z">
            <w:rPr>
              <w:rFonts w:ascii="Arial" w:hAnsi="Arial" w:cs="Arial"/>
              <w:color w:val="000000" w:themeColor="text1"/>
              <w:sz w:val="22"/>
              <w:szCs w:val="22"/>
            </w:rPr>
          </w:rPrChange>
        </w:rPr>
        <w:t xml:space="preserve">and </w:t>
      </w:r>
      <w:r w:rsidRPr="00234F97">
        <w:rPr>
          <w:rFonts w:ascii="Arial" w:hAnsi="Arial" w:cs="Arial"/>
          <w:color w:val="000000" w:themeColor="text1"/>
          <w:sz w:val="22"/>
          <w:szCs w:val="22"/>
          <w:lang w:val="en-GB"/>
          <w:rPrChange w:id="468" w:author="Johannes Zauner" w:date="2025-09-12T14:01:00Z" w16du:dateUtc="2025-09-12T12:01:00Z">
            <w:rPr>
              <w:rFonts w:ascii="Arial" w:hAnsi="Arial" w:cs="Arial"/>
              <w:color w:val="000000" w:themeColor="text1"/>
              <w:sz w:val="22"/>
              <w:szCs w:val="22"/>
            </w:rPr>
          </w:rPrChange>
        </w:rPr>
        <w:t xml:space="preserve">investigate the real-world determinants of </w:t>
      </w:r>
      <w:r w:rsidR="00C2292A" w:rsidRPr="00234F97">
        <w:rPr>
          <w:rFonts w:ascii="Arial" w:hAnsi="Arial" w:cs="Arial"/>
          <w:color w:val="000000" w:themeColor="text1"/>
          <w:sz w:val="22"/>
          <w:szCs w:val="22"/>
          <w:lang w:val="en-GB"/>
          <w:rPrChange w:id="469" w:author="Johannes Zauner" w:date="2025-09-12T14:01:00Z" w16du:dateUtc="2025-09-12T12:01:00Z">
            <w:rPr>
              <w:rFonts w:ascii="Arial" w:hAnsi="Arial" w:cs="Arial"/>
              <w:color w:val="000000" w:themeColor="text1"/>
              <w:sz w:val="22"/>
              <w:szCs w:val="22"/>
            </w:rPr>
          </w:rPrChange>
        </w:rPr>
        <w:t>participant’s exposure.</w:t>
      </w:r>
      <w:r w:rsidRPr="00234F97">
        <w:rPr>
          <w:rFonts w:ascii="Arial" w:hAnsi="Arial" w:cs="Arial"/>
          <w:color w:val="000000" w:themeColor="text1"/>
          <w:sz w:val="22"/>
          <w:szCs w:val="22"/>
          <w:lang w:val="en-GB"/>
          <w:rPrChange w:id="470" w:author="Johannes Zauner" w:date="2025-09-12T14:01:00Z" w16du:dateUtc="2025-09-12T12:01:00Z">
            <w:rPr>
              <w:rFonts w:ascii="Arial" w:hAnsi="Arial" w:cs="Arial"/>
              <w:color w:val="000000" w:themeColor="text1"/>
              <w:sz w:val="22"/>
              <w:szCs w:val="22"/>
            </w:rPr>
          </w:rPrChange>
        </w:rPr>
        <w:t xml:space="preserve"> </w:t>
      </w:r>
      <w:r w:rsidR="00C2292A" w:rsidRPr="00234F97">
        <w:rPr>
          <w:rFonts w:ascii="Arial" w:hAnsi="Arial" w:cs="Arial"/>
          <w:color w:val="000000" w:themeColor="text1"/>
          <w:sz w:val="22"/>
          <w:szCs w:val="22"/>
          <w:lang w:val="en-GB"/>
          <w:rPrChange w:id="471" w:author="Johannes Zauner" w:date="2025-09-12T14:01:00Z" w16du:dateUtc="2025-09-12T12:01:00Z">
            <w:rPr>
              <w:rFonts w:ascii="Arial" w:hAnsi="Arial" w:cs="Arial"/>
              <w:color w:val="000000" w:themeColor="text1"/>
              <w:sz w:val="22"/>
              <w:szCs w:val="22"/>
            </w:rPr>
          </w:rPrChange>
        </w:rPr>
        <w:t xml:space="preserve">The </w:t>
      </w:r>
      <w:r w:rsidR="00DF6548" w:rsidRPr="00234F97">
        <w:rPr>
          <w:rFonts w:ascii="Arial" w:hAnsi="Arial" w:cs="Arial"/>
          <w:color w:val="000000" w:themeColor="text1"/>
          <w:sz w:val="22"/>
          <w:szCs w:val="22"/>
          <w:lang w:val="en-GB"/>
          <w:rPrChange w:id="472" w:author="Johannes Zauner" w:date="2025-09-12T14:01:00Z" w16du:dateUtc="2025-09-12T12:01:00Z">
            <w:rPr>
              <w:rFonts w:ascii="Arial" w:hAnsi="Arial" w:cs="Arial"/>
              <w:color w:val="000000" w:themeColor="text1"/>
              <w:sz w:val="22"/>
              <w:szCs w:val="22"/>
            </w:rPr>
          </w:rPrChange>
        </w:rPr>
        <w:t>use of a standardized</w:t>
      </w:r>
      <w:r w:rsidR="00DD3924" w:rsidRPr="00234F97">
        <w:rPr>
          <w:rFonts w:ascii="Arial" w:hAnsi="Arial" w:cs="Arial"/>
          <w:color w:val="000000" w:themeColor="text1"/>
          <w:sz w:val="22"/>
          <w:szCs w:val="22"/>
          <w:lang w:val="en-GB"/>
          <w:rPrChange w:id="473" w:author="Johannes Zauner" w:date="2025-09-12T14:01:00Z" w16du:dateUtc="2025-09-12T12:01:00Z">
            <w:rPr>
              <w:rFonts w:ascii="Arial" w:hAnsi="Arial" w:cs="Arial"/>
              <w:color w:val="000000" w:themeColor="text1"/>
              <w:sz w:val="22"/>
              <w:szCs w:val="22"/>
            </w:rPr>
          </w:rPrChange>
        </w:rPr>
        <w:t>, multi-site</w:t>
      </w:r>
      <w:r w:rsidR="00DF6548" w:rsidRPr="00234F97">
        <w:rPr>
          <w:rFonts w:ascii="Arial" w:hAnsi="Arial" w:cs="Arial"/>
          <w:color w:val="000000" w:themeColor="text1"/>
          <w:sz w:val="22"/>
          <w:szCs w:val="22"/>
          <w:lang w:val="en-GB"/>
          <w:rPrChange w:id="474" w:author="Johannes Zauner" w:date="2025-09-12T14:01:00Z" w16du:dateUtc="2025-09-12T12:01:00Z">
            <w:rPr>
              <w:rFonts w:ascii="Arial" w:hAnsi="Arial" w:cs="Arial"/>
              <w:color w:val="000000" w:themeColor="text1"/>
              <w:sz w:val="22"/>
              <w:szCs w:val="22"/>
            </w:rPr>
          </w:rPrChange>
        </w:rPr>
        <w:t xml:space="preserve"> </w:t>
      </w:r>
      <w:r w:rsidR="00C2292A" w:rsidRPr="00234F97">
        <w:rPr>
          <w:rFonts w:ascii="Arial" w:hAnsi="Arial" w:cs="Arial"/>
          <w:color w:val="000000" w:themeColor="text1"/>
          <w:sz w:val="22"/>
          <w:szCs w:val="22"/>
          <w:lang w:val="en-GB"/>
          <w:rPrChange w:id="475" w:author="Johannes Zauner" w:date="2025-09-12T14:01:00Z" w16du:dateUtc="2025-09-12T12:01:00Z">
            <w:rPr>
              <w:rFonts w:ascii="Arial" w:hAnsi="Arial" w:cs="Arial"/>
              <w:color w:val="000000" w:themeColor="text1"/>
              <w:sz w:val="22"/>
              <w:szCs w:val="22"/>
            </w:rPr>
          </w:rPrChange>
        </w:rPr>
        <w:t xml:space="preserve">study protocol </w:t>
      </w:r>
      <w:r w:rsidR="00193BB0" w:rsidRPr="00234F97">
        <w:rPr>
          <w:rFonts w:ascii="Arial" w:hAnsi="Arial" w:cs="Arial"/>
          <w:color w:val="000000" w:themeColor="text1"/>
          <w:sz w:val="22"/>
          <w:szCs w:val="22"/>
          <w:lang w:val="en-GB"/>
          <w:rPrChange w:id="476"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&lt;EndNote&gt;&lt;Cite&gt;&lt;Author&gt;Guidolin&lt;/Author&gt;&lt;Year&gt;2024&lt;/Year&gt;&lt;RecNum&gt;1503&lt;/RecNum&gt;&lt;DisplayText&gt;[1]&lt;/DisplayText&gt;&lt;record&gt;&lt;rec-number&gt;1503&lt;/rec-number&gt;&lt;foreign-keys&gt;&lt;key app="EN" db-id="pp2tapfts0x92leeart5ezwef92dswfx2dax" timestamp="1738838296"&gt;1503&lt;/key&gt;&lt;/foreign-keys&gt;&lt;ref-type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r w:rsidR="00193BB0" w:rsidRPr="00234F97">
        <w:rPr>
          <w:rFonts w:ascii="Arial" w:hAnsi="Arial" w:cs="Arial"/>
          <w:color w:val="000000" w:themeColor="text1"/>
          <w:sz w:val="22"/>
          <w:szCs w:val="22"/>
          <w:lang w:val="en-GB"/>
          <w:rPrChange w:id="477"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w:t>
      </w:r>
      <w:r w:rsidR="00193BB0" w:rsidRPr="00234F97">
        <w:rPr>
          <w:rFonts w:ascii="Arial" w:hAnsi="Arial" w:cs="Arial"/>
          <w:color w:val="000000" w:themeColor="text1"/>
          <w:sz w:val="22"/>
          <w:szCs w:val="22"/>
          <w:lang w:val="en-GB"/>
          <w:rPrChange w:id="478" w:author="Johannes Zauner" w:date="2025-09-12T14:01:00Z" w16du:dateUtc="2025-09-12T12:01:00Z">
            <w:rPr>
              <w:rFonts w:ascii="Arial" w:hAnsi="Arial" w:cs="Arial"/>
              <w:color w:val="000000" w:themeColor="text1"/>
              <w:sz w:val="22"/>
              <w:szCs w:val="22"/>
            </w:rPr>
          </w:rPrChange>
        </w:rPr>
        <w:fldChar w:fldCharType="end"/>
      </w:r>
      <w:r w:rsidR="00C2292A" w:rsidRPr="00234F97">
        <w:rPr>
          <w:rFonts w:ascii="Arial" w:hAnsi="Arial" w:cs="Arial"/>
          <w:color w:val="000000" w:themeColor="text1"/>
          <w:sz w:val="22"/>
          <w:szCs w:val="22"/>
          <w:lang w:val="en-GB"/>
          <w:rPrChange w:id="479" w:author="Johannes Zauner" w:date="2025-09-12T14:01:00Z" w16du:dateUtc="2025-09-12T12:01:00Z">
            <w:rPr>
              <w:rFonts w:ascii="Arial" w:hAnsi="Arial" w:cs="Arial"/>
              <w:color w:val="000000" w:themeColor="text1"/>
              <w:sz w:val="22"/>
              <w:szCs w:val="22"/>
            </w:rPr>
          </w:rPrChange>
        </w:rPr>
        <w:t xml:space="preserve"> ensures that the data are comparable with a growing number of other sites around the world</w:t>
      </w:r>
      <w:r w:rsidR="00653871" w:rsidRPr="00234F97">
        <w:rPr>
          <w:rFonts w:ascii="Arial" w:hAnsi="Arial" w:cs="Arial"/>
          <w:color w:val="000000" w:themeColor="text1"/>
          <w:sz w:val="22"/>
          <w:szCs w:val="22"/>
          <w:lang w:val="en-GB"/>
          <w:rPrChange w:id="480" w:author="Johannes Zauner" w:date="2025-09-12T14:01:00Z" w16du:dateUtc="2025-09-12T12:01:00Z">
            <w:rPr>
              <w:rFonts w:ascii="Arial" w:hAnsi="Arial" w:cs="Arial"/>
              <w:color w:val="000000" w:themeColor="text1"/>
              <w:sz w:val="22"/>
              <w:szCs w:val="22"/>
            </w:rPr>
          </w:rPrChange>
        </w:rPr>
        <w:t xml:space="preserve"> including Germany, the Netherlands, Sweden, Spain, </w:t>
      </w:r>
      <w:r w:rsidR="000730EE" w:rsidRPr="00234F97">
        <w:rPr>
          <w:rFonts w:ascii="Arial" w:hAnsi="Arial" w:cs="Arial"/>
          <w:color w:val="000000" w:themeColor="text1"/>
          <w:sz w:val="22"/>
          <w:szCs w:val="22"/>
          <w:lang w:val="en-GB"/>
          <w:rPrChange w:id="481" w:author="Johannes Zauner" w:date="2025-09-12T14:01:00Z" w16du:dateUtc="2025-09-12T12:01:00Z">
            <w:rPr>
              <w:rFonts w:ascii="Arial" w:hAnsi="Arial" w:cs="Arial"/>
              <w:color w:val="000000" w:themeColor="text1"/>
              <w:sz w:val="22"/>
              <w:szCs w:val="22"/>
            </w:rPr>
          </w:rPrChange>
        </w:rPr>
        <w:t>Ghana</w:t>
      </w:r>
      <w:r w:rsidR="00653871" w:rsidRPr="00234F97">
        <w:rPr>
          <w:rFonts w:ascii="Arial" w:hAnsi="Arial" w:cs="Arial"/>
          <w:color w:val="000000" w:themeColor="text1"/>
          <w:sz w:val="22"/>
          <w:szCs w:val="22"/>
          <w:lang w:val="en-GB"/>
          <w:rPrChange w:id="482" w:author="Johannes Zauner" w:date="2025-09-12T14:01:00Z" w16du:dateUtc="2025-09-12T12:01:00Z">
            <w:rPr>
              <w:rFonts w:ascii="Arial" w:hAnsi="Arial" w:cs="Arial"/>
              <w:color w:val="000000" w:themeColor="text1"/>
              <w:sz w:val="22"/>
              <w:szCs w:val="22"/>
            </w:rPr>
          </w:rPrChange>
        </w:rPr>
        <w:t xml:space="preserve"> and Costa</w:t>
      </w:r>
      <w:r w:rsidR="00CB0CDE" w:rsidRPr="00234F97">
        <w:rPr>
          <w:rFonts w:ascii="Arial" w:hAnsi="Arial" w:cs="Arial"/>
          <w:color w:val="000000" w:themeColor="text1"/>
          <w:sz w:val="22"/>
          <w:szCs w:val="22"/>
          <w:lang w:val="en-GB"/>
          <w:rPrChange w:id="483" w:author="Johannes Zauner" w:date="2025-09-12T14:01:00Z" w16du:dateUtc="2025-09-12T12:01:00Z">
            <w:rPr>
              <w:rFonts w:ascii="Arial" w:hAnsi="Arial" w:cs="Arial"/>
              <w:color w:val="000000" w:themeColor="text1"/>
              <w:sz w:val="22"/>
              <w:szCs w:val="22"/>
            </w:rPr>
          </w:rPrChange>
        </w:rPr>
        <w:t xml:space="preserve"> </w:t>
      </w:r>
      <w:r w:rsidR="00653871" w:rsidRPr="00234F97">
        <w:rPr>
          <w:rFonts w:ascii="Arial" w:hAnsi="Arial" w:cs="Arial"/>
          <w:color w:val="000000" w:themeColor="text1"/>
          <w:sz w:val="22"/>
          <w:szCs w:val="22"/>
          <w:lang w:val="en-GB"/>
          <w:rPrChange w:id="484" w:author="Johannes Zauner" w:date="2025-09-12T14:01:00Z" w16du:dateUtc="2025-09-12T12:01:00Z">
            <w:rPr>
              <w:rFonts w:ascii="Arial" w:hAnsi="Arial" w:cs="Arial"/>
              <w:color w:val="000000" w:themeColor="text1"/>
              <w:sz w:val="22"/>
              <w:szCs w:val="22"/>
            </w:rPr>
          </w:rPrChange>
        </w:rPr>
        <w:t xml:space="preserve">Rica. </w:t>
      </w:r>
      <w:r w:rsidRPr="00234F97">
        <w:rPr>
          <w:rFonts w:ascii="Arial" w:hAnsi="Arial" w:cs="Arial"/>
          <w:color w:val="000000" w:themeColor="text1"/>
          <w:sz w:val="22"/>
          <w:szCs w:val="22"/>
          <w:lang w:val="en-GB"/>
          <w:rPrChange w:id="485" w:author="Johannes Zauner" w:date="2025-09-12T14:01:00Z" w16du:dateUtc="2025-09-12T12:01:00Z">
            <w:rPr>
              <w:rFonts w:ascii="Arial" w:hAnsi="Arial" w:cs="Arial"/>
              <w:color w:val="000000" w:themeColor="text1"/>
              <w:sz w:val="22"/>
              <w:szCs w:val="22"/>
            </w:rPr>
          </w:rPrChange>
        </w:rPr>
        <w:t>By making this dataset publicly available</w:t>
      </w:r>
      <w:r w:rsidR="009A7872" w:rsidRPr="00234F97">
        <w:rPr>
          <w:rFonts w:ascii="Arial" w:hAnsi="Arial" w:cs="Arial"/>
          <w:color w:val="000000" w:themeColor="text1"/>
          <w:sz w:val="22"/>
          <w:szCs w:val="22"/>
          <w:lang w:val="en-GB"/>
          <w:rPrChange w:id="486" w:author="Johannes Zauner" w:date="2025-09-12T14:01:00Z" w16du:dateUtc="2025-09-12T12:01:00Z">
            <w:rPr>
              <w:rFonts w:ascii="Arial" w:hAnsi="Arial" w:cs="Arial"/>
              <w:color w:val="000000" w:themeColor="text1"/>
              <w:sz w:val="22"/>
              <w:szCs w:val="22"/>
            </w:rPr>
          </w:rPrChange>
        </w:rPr>
        <w:t xml:space="preserve"> and adhering to the principles of FAIR (findable, accessible, interoperable, reusable) data</w:t>
      </w:r>
      <w:r w:rsidR="005E53E4" w:rsidRPr="00234F97">
        <w:rPr>
          <w:rFonts w:ascii="Arial" w:hAnsi="Arial" w:cs="Arial"/>
          <w:color w:val="000000" w:themeColor="text1"/>
          <w:sz w:val="22"/>
          <w:szCs w:val="22"/>
          <w:lang w:val="en-GB"/>
          <w:rPrChange w:id="487" w:author="Johannes Zauner" w:date="2025-09-12T14:01:00Z" w16du:dateUtc="2025-09-12T12:01:00Z">
            <w:rPr>
              <w:rFonts w:ascii="Arial" w:hAnsi="Arial" w:cs="Arial"/>
              <w:color w:val="000000" w:themeColor="text1"/>
              <w:sz w:val="22"/>
              <w:szCs w:val="22"/>
            </w:rPr>
          </w:rPrChange>
        </w:rPr>
        <w:t xml:space="preserve"> </w:t>
      </w:r>
      <w:r w:rsidR="00A61F65" w:rsidRPr="00234F97">
        <w:rPr>
          <w:rFonts w:ascii="Arial" w:hAnsi="Arial" w:cs="Arial"/>
          <w:color w:val="000000" w:themeColor="text1"/>
          <w:sz w:val="22"/>
          <w:szCs w:val="22"/>
          <w:lang w:val="en-GB"/>
          <w:rPrChange w:id="488"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PEVuZE5vdGU+PENpdGU+PEF1dGhvcj5XaWxraW5zb248L0F1dGhvcj48WWVhcj4yMDE2PC9ZZWFy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==
</w:fldData>
        </w:fldChar>
      </w:r>
      <w:r w:rsidR="00AD1D1C">
        <w:rPr>
          <w:rFonts w:ascii="Arial" w:hAnsi="Arial" w:cs="Arial"/>
          <w:color w:val="000000" w:themeColor="text1"/>
          <w:sz w:val="22"/>
          <w:szCs w:val="22"/>
          <w:lang w:val="en-GB"/>
        </w:rPr>
        <w:instrText xml:space="preserve"> ADDIN EN.CITE </w:instrText>
      </w:r>
      <w:r w:rsidR="00AD1D1C">
        <w:rPr>
          <w:rFonts w:ascii="Arial" w:hAnsi="Arial" w:cs="Arial"/>
          <w:color w:val="000000" w:themeColor="text1"/>
          <w:sz w:val="22"/>
          <w:szCs w:val="22"/>
          <w:lang w:val="en-GB"/>
        </w:rPr>
        <w:fldChar w:fldCharType="begin">
          <w:fldData xml:space="preserve">PEVuZE5vdGU+PENpdGU+PEF1dGhvcj5XaWxraW5zb248L0F1dGhvcj48WWVhcj4yMDE2PC9ZZWFy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==
</w:fldData>
        </w:fldChar>
      </w:r>
      <w:r w:rsidR="00AD1D1C">
        <w:rPr>
          <w:rFonts w:ascii="Arial" w:hAnsi="Arial" w:cs="Arial"/>
          <w:color w:val="000000" w:themeColor="text1"/>
          <w:sz w:val="22"/>
          <w:szCs w:val="22"/>
          <w:lang w:val="en-GB"/>
        </w:rPr>
        <w:instrText xml:space="preserve"> ADDIN EN.CITE.DATA </w:instrText>
      </w:r>
      <w:r w:rsidR="00AD1D1C">
        <w:rPr>
          <w:rFonts w:ascii="Arial" w:hAnsi="Arial" w:cs="Arial"/>
          <w:color w:val="000000" w:themeColor="text1"/>
          <w:sz w:val="22"/>
          <w:szCs w:val="22"/>
          <w:lang w:val="en-GB"/>
        </w:rPr>
      </w:r>
      <w:r w:rsidR="00AD1D1C">
        <w:rPr>
          <w:rFonts w:ascii="Arial" w:hAnsi="Arial" w:cs="Arial"/>
          <w:color w:val="000000" w:themeColor="text1"/>
          <w:sz w:val="22"/>
          <w:szCs w:val="22"/>
          <w:lang w:val="en-GB"/>
        </w:rPr>
        <w:fldChar w:fldCharType="end"/>
      </w:r>
      <w:r w:rsidR="00A61F65" w:rsidRPr="009C39B2">
        <w:rPr>
          <w:rFonts w:ascii="Arial" w:hAnsi="Arial" w:cs="Arial"/>
          <w:color w:val="000000" w:themeColor="text1"/>
          <w:sz w:val="22"/>
          <w:szCs w:val="22"/>
          <w:lang w:val="en-GB"/>
        </w:rPr>
      </w:r>
      <w:r w:rsidR="00A61F65" w:rsidRPr="00234F97">
        <w:rPr>
          <w:rFonts w:ascii="Arial" w:hAnsi="Arial" w:cs="Arial"/>
          <w:color w:val="000000" w:themeColor="text1"/>
          <w:sz w:val="22"/>
          <w:szCs w:val="22"/>
          <w:lang w:val="en-GB"/>
          <w:rPrChange w:id="489"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490" w:author="Johannes Zauner" w:date="2025-09-12T14:01:00Z" w16du:dateUtc="2025-09-12T12:01:00Z">
            <w:rPr>
              <w:rFonts w:ascii="Arial" w:hAnsi="Arial" w:cs="Arial"/>
              <w:noProof/>
              <w:color w:val="000000" w:themeColor="text1"/>
              <w:sz w:val="22"/>
              <w:szCs w:val="22"/>
            </w:rPr>
          </w:rPrChange>
        </w:rPr>
        <w:t>[24]</w:t>
      </w:r>
      <w:r w:rsidR="00A61F65" w:rsidRPr="00234F97">
        <w:rPr>
          <w:rFonts w:ascii="Arial" w:hAnsi="Arial" w:cs="Arial"/>
          <w:color w:val="000000" w:themeColor="text1"/>
          <w:sz w:val="22"/>
          <w:szCs w:val="22"/>
          <w:lang w:val="en-GB"/>
          <w:rPrChange w:id="491"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492" w:author="Johannes Zauner" w:date="2025-09-12T14:01:00Z" w16du:dateUtc="2025-09-12T12:01:00Z">
            <w:rPr>
              <w:rFonts w:ascii="Arial" w:hAnsi="Arial" w:cs="Arial"/>
              <w:color w:val="000000" w:themeColor="text1"/>
              <w:sz w:val="22"/>
              <w:szCs w:val="22"/>
            </w:rPr>
          </w:rPrChange>
        </w:rPr>
        <w:t>, we aim to contribute valuable information to the field, facilitating further research and the development of more personalised and effective interventions for optimising light exposure for health and well-being.</w:t>
      </w:r>
    </w:p>
    <w:p w14:paraId="384F7CCD" w14:textId="5BA12851" w:rsidR="006902D3" w:rsidRPr="00234F97" w:rsidRDefault="006902D3" w:rsidP="0011244B">
      <w:pPr>
        <w:pStyle w:val="berschrift1"/>
        <w:spacing w:line="276" w:lineRule="auto"/>
        <w:rPr>
          <w:rFonts w:ascii="Arial" w:hAnsi="Arial" w:cs="Arial"/>
          <w:b/>
          <w:bCs/>
          <w:color w:val="000000" w:themeColor="text1"/>
          <w:sz w:val="22"/>
          <w:szCs w:val="22"/>
          <w:lang w:val="en-GB"/>
          <w:rPrChange w:id="493"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494" w:author="Johannes Zauner" w:date="2025-09-12T14:01:00Z" w16du:dateUtc="2025-09-12T12:01:00Z">
            <w:rPr>
              <w:rFonts w:ascii="Arial" w:hAnsi="Arial" w:cs="Arial"/>
              <w:b/>
              <w:bCs/>
              <w:color w:val="000000" w:themeColor="text1"/>
              <w:sz w:val="22"/>
              <w:szCs w:val="22"/>
            </w:rPr>
          </w:rPrChange>
        </w:rPr>
        <w:t>Methods</w:t>
      </w:r>
    </w:p>
    <w:p w14:paraId="22227D75" w14:textId="29699E6C" w:rsidR="00931040" w:rsidRPr="00234F97" w:rsidRDefault="00C45CCA" w:rsidP="0011244B">
      <w:pPr>
        <w:spacing w:line="276" w:lineRule="auto"/>
        <w:jc w:val="both"/>
        <w:rPr>
          <w:rFonts w:ascii="Arial" w:hAnsi="Arial" w:cs="Arial"/>
          <w:color w:val="000000" w:themeColor="text1"/>
          <w:sz w:val="22"/>
          <w:szCs w:val="22"/>
          <w:lang w:val="en-GB"/>
          <w:rPrChange w:id="49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496" w:author="Johannes Zauner" w:date="2025-09-12T14:01:00Z" w16du:dateUtc="2025-09-12T12:01:00Z">
            <w:rPr>
              <w:rFonts w:ascii="Arial" w:hAnsi="Arial" w:cs="Arial"/>
              <w:color w:val="000000" w:themeColor="text1"/>
              <w:sz w:val="22"/>
              <w:szCs w:val="22"/>
            </w:rPr>
          </w:rPrChange>
        </w:rPr>
        <w:t xml:space="preserve">This dataset was </w:t>
      </w:r>
      <w:r w:rsidR="00C2292A" w:rsidRPr="00234F97">
        <w:rPr>
          <w:rFonts w:ascii="Arial" w:hAnsi="Arial" w:cs="Arial"/>
          <w:color w:val="000000" w:themeColor="text1"/>
          <w:sz w:val="22"/>
          <w:szCs w:val="22"/>
          <w:lang w:val="en-GB"/>
          <w:rPrChange w:id="497" w:author="Johannes Zauner" w:date="2025-09-12T14:01:00Z" w16du:dateUtc="2025-09-12T12:01:00Z">
            <w:rPr>
              <w:rFonts w:ascii="Arial" w:hAnsi="Arial" w:cs="Arial"/>
              <w:color w:val="000000" w:themeColor="text1"/>
              <w:sz w:val="22"/>
              <w:szCs w:val="22"/>
            </w:rPr>
          </w:rPrChange>
        </w:rPr>
        <w:t xml:space="preserve">collected </w:t>
      </w:r>
      <w:r w:rsidR="000A6C24" w:rsidRPr="00234F97">
        <w:rPr>
          <w:rFonts w:ascii="Arial" w:hAnsi="Arial" w:cs="Arial"/>
          <w:color w:val="000000" w:themeColor="text1"/>
          <w:sz w:val="22"/>
          <w:szCs w:val="22"/>
          <w:lang w:val="en-GB"/>
          <w:rPrChange w:id="498" w:author="Johannes Zauner" w:date="2025-09-12T14:01:00Z" w16du:dateUtc="2025-09-12T12:01:00Z">
            <w:rPr>
              <w:rFonts w:ascii="Arial" w:hAnsi="Arial" w:cs="Arial"/>
              <w:color w:val="000000" w:themeColor="text1"/>
              <w:sz w:val="22"/>
              <w:szCs w:val="22"/>
            </w:rPr>
          </w:rPrChange>
        </w:rPr>
        <w:t xml:space="preserve">in an </w:t>
      </w:r>
      <w:r w:rsidRPr="00234F97">
        <w:rPr>
          <w:rFonts w:ascii="Arial" w:hAnsi="Arial" w:cs="Arial"/>
          <w:color w:val="000000" w:themeColor="text1"/>
          <w:sz w:val="22"/>
          <w:szCs w:val="22"/>
          <w:lang w:val="en-GB"/>
          <w:rPrChange w:id="499" w:author="Johannes Zauner" w:date="2025-09-12T14:01:00Z" w16du:dateUtc="2025-09-12T12:01:00Z">
            <w:rPr>
              <w:rFonts w:ascii="Arial" w:hAnsi="Arial" w:cs="Arial"/>
              <w:color w:val="000000" w:themeColor="text1"/>
              <w:sz w:val="22"/>
              <w:szCs w:val="22"/>
            </w:rPr>
          </w:rPrChange>
        </w:rPr>
        <w:t xml:space="preserve">observational field study in which participants were recruited in </w:t>
      </w:r>
      <w:r w:rsidR="000D5309" w:rsidRPr="00234F97">
        <w:rPr>
          <w:rFonts w:ascii="Arial" w:hAnsi="Arial" w:cs="Arial"/>
          <w:color w:val="000000" w:themeColor="text1"/>
          <w:sz w:val="22"/>
          <w:szCs w:val="22"/>
          <w:lang w:val="en-GB"/>
          <w:rPrChange w:id="500" w:author="Johannes Zauner" w:date="2025-09-12T14:01:00Z" w16du:dateUtc="2025-09-12T12:01:00Z">
            <w:rPr>
              <w:rFonts w:ascii="Arial" w:hAnsi="Arial" w:cs="Arial"/>
              <w:color w:val="000000" w:themeColor="text1"/>
              <w:sz w:val="22"/>
              <w:szCs w:val="22"/>
            </w:rPr>
          </w:rPrChange>
        </w:rPr>
        <w:t>Izmir</w:t>
      </w:r>
      <w:r w:rsidRPr="00234F97">
        <w:rPr>
          <w:rFonts w:ascii="Arial" w:hAnsi="Arial" w:cs="Arial"/>
          <w:color w:val="000000" w:themeColor="text1"/>
          <w:sz w:val="22"/>
          <w:szCs w:val="22"/>
          <w:lang w:val="en-GB"/>
          <w:rPrChange w:id="501" w:author="Johannes Zauner" w:date="2025-09-12T14:01:00Z" w16du:dateUtc="2025-09-12T12:01:00Z">
            <w:rPr>
              <w:rFonts w:ascii="Arial" w:hAnsi="Arial" w:cs="Arial"/>
              <w:color w:val="000000" w:themeColor="text1"/>
              <w:sz w:val="22"/>
              <w:szCs w:val="22"/>
            </w:rPr>
          </w:rPrChange>
        </w:rPr>
        <w:t xml:space="preserve">, </w:t>
      </w:r>
      <w:r w:rsidR="000D5309" w:rsidRPr="00234F97">
        <w:rPr>
          <w:rFonts w:ascii="Arial" w:hAnsi="Arial" w:cs="Arial"/>
          <w:color w:val="000000" w:themeColor="text1"/>
          <w:sz w:val="22"/>
          <w:szCs w:val="22"/>
          <w:lang w:val="en-GB"/>
          <w:rPrChange w:id="502" w:author="Johannes Zauner" w:date="2025-09-12T14:01:00Z" w16du:dateUtc="2025-09-12T12:01:00Z">
            <w:rPr>
              <w:rFonts w:ascii="Arial" w:hAnsi="Arial" w:cs="Arial"/>
              <w:color w:val="000000" w:themeColor="text1"/>
              <w:sz w:val="22"/>
              <w:szCs w:val="22"/>
            </w:rPr>
          </w:rPrChange>
        </w:rPr>
        <w:t xml:space="preserve">Türkiye </w:t>
      </w:r>
      <w:r w:rsidR="00CF2C03" w:rsidRPr="00234F97">
        <w:rPr>
          <w:rFonts w:ascii="Arial" w:hAnsi="Arial" w:cs="Arial"/>
          <w:color w:val="000000" w:themeColor="text1"/>
          <w:sz w:val="22"/>
          <w:szCs w:val="22"/>
          <w:lang w:val="en-GB"/>
          <w:rPrChange w:id="503" w:author="Johannes Zauner" w:date="2025-09-12T14:01:00Z" w16du:dateUtc="2025-09-12T12:01:00Z">
            <w:rPr>
              <w:rFonts w:ascii="Arial" w:hAnsi="Arial" w:cs="Arial"/>
              <w:color w:val="000000" w:themeColor="text1"/>
              <w:sz w:val="22"/>
              <w:szCs w:val="22"/>
            </w:rPr>
          </w:rPrChange>
        </w:rPr>
        <w:t>(</w:t>
      </w:r>
      <w:r w:rsidR="002213D5" w:rsidRPr="00234F97">
        <w:rPr>
          <w:rFonts w:ascii="Arial" w:hAnsi="Arial" w:cs="Arial"/>
          <w:color w:val="000000" w:themeColor="text1"/>
          <w:sz w:val="22"/>
          <w:szCs w:val="22"/>
          <w:lang w:val="en-GB"/>
          <w:rPrChange w:id="504" w:author="Johannes Zauner" w:date="2025-09-12T14:01:00Z" w16du:dateUtc="2025-09-12T12:01:00Z">
            <w:rPr>
              <w:rFonts w:ascii="Arial" w:hAnsi="Arial" w:cs="Arial"/>
              <w:color w:val="000000" w:themeColor="text1"/>
              <w:sz w:val="22"/>
              <w:szCs w:val="22"/>
            </w:rPr>
          </w:rPrChange>
        </w:rPr>
        <w:t xml:space="preserve">coordinates </w:t>
      </w:r>
      <w:r w:rsidR="000D5309" w:rsidRPr="00234F97">
        <w:rPr>
          <w:rFonts w:ascii="Arial" w:hAnsi="Arial" w:cs="Arial"/>
          <w:color w:val="000000" w:themeColor="text1"/>
          <w:sz w:val="22"/>
          <w:szCs w:val="22"/>
          <w:lang w:val="en-GB"/>
          <w:rPrChange w:id="505" w:author="Johannes Zauner" w:date="2025-09-12T14:01:00Z" w16du:dateUtc="2025-09-12T12:01:00Z">
            <w:rPr>
              <w:rFonts w:ascii="Arial" w:hAnsi="Arial" w:cs="Arial"/>
              <w:color w:val="000000" w:themeColor="text1"/>
              <w:sz w:val="22"/>
              <w:szCs w:val="22"/>
            </w:rPr>
          </w:rPrChange>
        </w:rPr>
        <w:t>38.3</w:t>
      </w:r>
      <w:r w:rsidR="0055485E" w:rsidRPr="00234F97">
        <w:rPr>
          <w:rFonts w:ascii="Arial" w:hAnsi="Arial" w:cs="Arial"/>
          <w:color w:val="000000" w:themeColor="text1"/>
          <w:sz w:val="22"/>
          <w:szCs w:val="22"/>
          <w:lang w:val="en-GB"/>
          <w:rPrChange w:id="506" w:author="Johannes Zauner" w:date="2025-09-12T14:01:00Z" w16du:dateUtc="2025-09-12T12:01:00Z">
            <w:rPr>
              <w:rFonts w:ascii="Arial" w:hAnsi="Arial" w:cs="Arial"/>
              <w:color w:val="000000" w:themeColor="text1"/>
              <w:sz w:val="22"/>
              <w:szCs w:val="22"/>
            </w:rPr>
          </w:rPrChange>
        </w:rPr>
        <w:t xml:space="preserve"> N</w:t>
      </w:r>
      <w:r w:rsidR="00CF2C03" w:rsidRPr="00234F97">
        <w:rPr>
          <w:rFonts w:ascii="Arial" w:hAnsi="Arial" w:cs="Arial"/>
          <w:color w:val="000000" w:themeColor="text1"/>
          <w:sz w:val="22"/>
          <w:szCs w:val="22"/>
          <w:lang w:val="en-GB"/>
          <w:rPrChange w:id="507" w:author="Johannes Zauner" w:date="2025-09-12T14:01:00Z" w16du:dateUtc="2025-09-12T12:01:00Z">
            <w:rPr>
              <w:rFonts w:ascii="Arial" w:hAnsi="Arial" w:cs="Arial"/>
              <w:color w:val="000000" w:themeColor="text1"/>
              <w:sz w:val="22"/>
              <w:szCs w:val="22"/>
            </w:rPr>
          </w:rPrChange>
        </w:rPr>
        <w:t xml:space="preserve">, </w:t>
      </w:r>
      <w:r w:rsidR="000D5309" w:rsidRPr="00234F97">
        <w:rPr>
          <w:rFonts w:ascii="Arial" w:hAnsi="Arial" w:cs="Arial"/>
          <w:color w:val="000000" w:themeColor="text1"/>
          <w:sz w:val="22"/>
          <w:szCs w:val="22"/>
          <w:lang w:val="en-GB"/>
          <w:rPrChange w:id="508" w:author="Johannes Zauner" w:date="2025-09-12T14:01:00Z" w16du:dateUtc="2025-09-12T12:01:00Z">
            <w:rPr>
              <w:rFonts w:ascii="Arial" w:hAnsi="Arial" w:cs="Arial"/>
              <w:color w:val="000000" w:themeColor="text1"/>
              <w:sz w:val="22"/>
              <w:szCs w:val="22"/>
            </w:rPr>
          </w:rPrChange>
        </w:rPr>
        <w:t>26.6</w:t>
      </w:r>
      <w:r w:rsidR="0055485E" w:rsidRPr="00234F97">
        <w:rPr>
          <w:rFonts w:ascii="Arial" w:hAnsi="Arial" w:cs="Arial"/>
          <w:color w:val="000000" w:themeColor="text1"/>
          <w:sz w:val="22"/>
          <w:szCs w:val="22"/>
          <w:lang w:val="en-GB"/>
          <w:rPrChange w:id="509" w:author="Johannes Zauner" w:date="2025-09-12T14:01:00Z" w16du:dateUtc="2025-09-12T12:01:00Z">
            <w:rPr>
              <w:rFonts w:ascii="Arial" w:hAnsi="Arial" w:cs="Arial"/>
              <w:color w:val="000000" w:themeColor="text1"/>
              <w:sz w:val="22"/>
              <w:szCs w:val="22"/>
            </w:rPr>
          </w:rPrChange>
        </w:rPr>
        <w:t xml:space="preserve"> </w:t>
      </w:r>
      <w:r w:rsidR="000D5309" w:rsidRPr="00234F97">
        <w:rPr>
          <w:rFonts w:ascii="Arial" w:hAnsi="Arial" w:cs="Arial"/>
          <w:color w:val="000000" w:themeColor="text1"/>
          <w:sz w:val="22"/>
          <w:szCs w:val="22"/>
          <w:lang w:val="en-GB"/>
          <w:rPrChange w:id="510" w:author="Johannes Zauner" w:date="2025-09-12T14:01:00Z" w16du:dateUtc="2025-09-12T12:01:00Z">
            <w:rPr>
              <w:rFonts w:ascii="Arial" w:hAnsi="Arial" w:cs="Arial"/>
              <w:color w:val="000000" w:themeColor="text1"/>
              <w:sz w:val="22"/>
              <w:szCs w:val="22"/>
            </w:rPr>
          </w:rPrChange>
        </w:rPr>
        <w:t>E</w:t>
      </w:r>
      <w:r w:rsidR="00CF2C03" w:rsidRPr="00234F97">
        <w:rPr>
          <w:rFonts w:ascii="Arial" w:hAnsi="Arial" w:cs="Arial"/>
          <w:color w:val="000000" w:themeColor="text1"/>
          <w:sz w:val="22"/>
          <w:szCs w:val="22"/>
          <w:lang w:val="en-GB"/>
          <w:rPrChange w:id="511"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12" w:author="Johannes Zauner" w:date="2025-09-12T14:01:00Z" w16du:dateUtc="2025-09-12T12:01:00Z">
            <w:rPr>
              <w:rFonts w:ascii="Arial" w:hAnsi="Arial" w:cs="Arial"/>
              <w:color w:val="000000" w:themeColor="text1"/>
              <w:sz w:val="22"/>
              <w:szCs w:val="22"/>
            </w:rPr>
          </w:rPrChange>
        </w:rPr>
        <w:t>, to evaluate their personal light exposure</w:t>
      </w:r>
      <w:r w:rsidR="000A6C24" w:rsidRPr="00234F97">
        <w:rPr>
          <w:rFonts w:ascii="Arial" w:hAnsi="Arial" w:cs="Arial"/>
          <w:color w:val="000000" w:themeColor="text1"/>
          <w:sz w:val="22"/>
          <w:szCs w:val="22"/>
          <w:lang w:val="en-GB"/>
          <w:rPrChange w:id="513" w:author="Johannes Zauner" w:date="2025-09-12T14:01:00Z" w16du:dateUtc="2025-09-12T12:01:00Z">
            <w:rPr>
              <w:rFonts w:ascii="Arial" w:hAnsi="Arial" w:cs="Arial"/>
              <w:color w:val="000000" w:themeColor="text1"/>
              <w:sz w:val="22"/>
              <w:szCs w:val="22"/>
            </w:rPr>
          </w:rPrChange>
        </w:rPr>
        <w:t xml:space="preserve"> patterns</w:t>
      </w:r>
      <w:r w:rsidRPr="00234F97">
        <w:rPr>
          <w:rFonts w:ascii="Arial" w:hAnsi="Arial" w:cs="Arial"/>
          <w:color w:val="000000" w:themeColor="text1"/>
          <w:sz w:val="22"/>
          <w:szCs w:val="22"/>
          <w:lang w:val="en-GB"/>
          <w:rPrChange w:id="514" w:author="Johannes Zauner" w:date="2025-09-12T14:01:00Z" w16du:dateUtc="2025-09-12T12:01:00Z">
            <w:rPr>
              <w:rFonts w:ascii="Arial" w:hAnsi="Arial" w:cs="Arial"/>
              <w:color w:val="000000" w:themeColor="text1"/>
              <w:sz w:val="22"/>
              <w:szCs w:val="22"/>
            </w:rPr>
          </w:rPrChange>
        </w:rPr>
        <w:t xml:space="preserve"> using wearable light loggers and questionnaires</w:t>
      </w:r>
      <w:r w:rsidR="005E2311" w:rsidRPr="00234F97">
        <w:rPr>
          <w:rFonts w:ascii="Arial" w:hAnsi="Arial" w:cs="Arial"/>
          <w:color w:val="000000" w:themeColor="text1"/>
          <w:sz w:val="22"/>
          <w:szCs w:val="22"/>
          <w:lang w:val="en-GB"/>
          <w:rPrChange w:id="515" w:author="Johannes Zauner" w:date="2025-09-12T14:01:00Z" w16du:dateUtc="2025-09-12T12:01:00Z">
            <w:rPr>
              <w:rFonts w:ascii="Arial" w:hAnsi="Arial" w:cs="Arial"/>
              <w:color w:val="000000" w:themeColor="text1"/>
              <w:sz w:val="22"/>
              <w:szCs w:val="22"/>
            </w:rPr>
          </w:rPrChange>
        </w:rPr>
        <w:t xml:space="preserve"> following a standardized, multi-site protocol </w:t>
      </w:r>
      <w:r w:rsidR="005E078F" w:rsidRPr="00234F97">
        <w:rPr>
          <w:rFonts w:ascii="Arial" w:hAnsi="Arial" w:cs="Arial"/>
          <w:color w:val="000000" w:themeColor="text1"/>
          <w:sz w:val="22"/>
          <w:szCs w:val="22"/>
          <w:lang w:val="en-GB"/>
          <w:rPrChange w:id="516"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&lt;EndNote&gt;&lt;Cite&gt;&lt;Author&gt;Guidolin&lt;/Author&gt;&lt;Year&gt;2024&lt;/Year&gt;&lt;RecNum&gt;1503&lt;/RecNum&gt;&lt;DisplayText&gt;[1]&lt;/DisplayText&gt;&lt;record&gt;&lt;rec-number&gt;1503&lt;/rec-number&gt;&lt;foreign-keys&gt;&lt;key app="EN" db-id="pp2tapfts0x92leeart5ezwef92dswfx2dax" timestamp="1738838296"&gt;1503&lt;/key&gt;&lt;/foreign-keys&gt;&lt;ref-type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r w:rsidR="005E078F" w:rsidRPr="00234F97">
        <w:rPr>
          <w:rFonts w:ascii="Arial" w:hAnsi="Arial" w:cs="Arial"/>
          <w:color w:val="000000" w:themeColor="text1"/>
          <w:sz w:val="22"/>
          <w:szCs w:val="22"/>
          <w:lang w:val="en-GB"/>
          <w:rPrChange w:id="517"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[1]</w:t>
      </w:r>
      <w:r w:rsidR="005E078F" w:rsidRPr="00234F97">
        <w:rPr>
          <w:rFonts w:ascii="Arial" w:hAnsi="Arial" w:cs="Arial"/>
          <w:color w:val="000000" w:themeColor="text1"/>
          <w:sz w:val="22"/>
          <w:szCs w:val="22"/>
          <w:lang w:val="en-GB"/>
          <w:rPrChange w:id="518"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519" w:author="Johannes Zauner" w:date="2025-09-12T14:01:00Z" w16du:dateUtc="2025-09-12T12:01:00Z">
            <w:rPr>
              <w:rFonts w:ascii="Arial" w:hAnsi="Arial" w:cs="Arial"/>
              <w:color w:val="000000" w:themeColor="text1"/>
              <w:sz w:val="22"/>
              <w:szCs w:val="22"/>
            </w:rPr>
          </w:rPrChange>
        </w:rPr>
        <w:t>.</w:t>
      </w:r>
      <w:r w:rsidR="004F495E" w:rsidRPr="00234F97">
        <w:rPr>
          <w:rFonts w:ascii="Arial" w:hAnsi="Arial" w:cs="Arial"/>
          <w:color w:val="000000" w:themeColor="text1"/>
          <w:sz w:val="22"/>
          <w:szCs w:val="22"/>
          <w:lang w:val="en-GB"/>
          <w:rPrChange w:id="520" w:author="Johannes Zauner" w:date="2025-09-12T14:01:00Z" w16du:dateUtc="2025-09-12T12:01:00Z">
            <w:rPr>
              <w:rFonts w:ascii="Arial" w:hAnsi="Arial" w:cs="Arial"/>
              <w:color w:val="000000" w:themeColor="text1"/>
              <w:sz w:val="22"/>
              <w:szCs w:val="22"/>
            </w:rPr>
          </w:rPrChange>
        </w:rPr>
        <w:t xml:space="preserve"> This study was conducted within the framework of the Metrology for wearable light loggers and optical radiation dosimeters (</w:t>
      </w:r>
      <w:proofErr w:type="spellStart"/>
      <w:r w:rsidR="004F495E" w:rsidRPr="00234F97">
        <w:rPr>
          <w:rFonts w:ascii="Arial" w:hAnsi="Arial" w:cs="Arial"/>
          <w:color w:val="000000" w:themeColor="text1"/>
          <w:sz w:val="22"/>
          <w:szCs w:val="22"/>
          <w:lang w:val="en-GB"/>
          <w:rPrChange w:id="521" w:author="Johannes Zauner" w:date="2025-09-12T14:01:00Z" w16du:dateUtc="2025-09-12T12:01:00Z">
            <w:rPr>
              <w:rFonts w:ascii="Arial" w:hAnsi="Arial" w:cs="Arial"/>
              <w:color w:val="000000" w:themeColor="text1"/>
              <w:sz w:val="22"/>
              <w:szCs w:val="22"/>
            </w:rPr>
          </w:rPrChange>
        </w:rPr>
        <w:t>MeLiDos</w:t>
      </w:r>
      <w:proofErr w:type="spellEnd"/>
      <w:r w:rsidR="004F495E" w:rsidRPr="00234F97">
        <w:rPr>
          <w:rFonts w:ascii="Arial" w:hAnsi="Arial" w:cs="Arial"/>
          <w:color w:val="000000" w:themeColor="text1"/>
          <w:sz w:val="22"/>
          <w:szCs w:val="22"/>
          <w:lang w:val="en-GB"/>
          <w:rPrChange w:id="522" w:author="Johannes Zauner" w:date="2025-09-12T14:01:00Z" w16du:dateUtc="2025-09-12T12:01:00Z">
            <w:rPr>
              <w:rFonts w:ascii="Arial" w:hAnsi="Arial" w:cs="Arial"/>
              <w:color w:val="000000" w:themeColor="text1"/>
              <w:sz w:val="22"/>
              <w:szCs w:val="22"/>
            </w:rPr>
          </w:rPrChange>
        </w:rPr>
        <w:t>)</w:t>
      </w:r>
      <w:r w:rsidR="005E078F" w:rsidRPr="00234F97">
        <w:rPr>
          <w:rFonts w:ascii="Arial" w:hAnsi="Arial" w:cs="Arial"/>
          <w:color w:val="000000" w:themeColor="text1"/>
          <w:sz w:val="22"/>
          <w:szCs w:val="22"/>
          <w:lang w:val="en-GB"/>
          <w:rPrChange w:id="523" w:author="Johannes Zauner" w:date="2025-09-12T14:01:00Z" w16du:dateUtc="2025-09-12T12:01:00Z">
            <w:rPr>
              <w:rFonts w:ascii="Arial" w:hAnsi="Arial" w:cs="Arial"/>
              <w:color w:val="000000" w:themeColor="text1"/>
              <w:sz w:val="22"/>
              <w:szCs w:val="22"/>
            </w:rPr>
          </w:rPrChange>
        </w:rPr>
        <w:t xml:space="preserve"> project</w:t>
      </w:r>
      <w:r w:rsidR="00656177" w:rsidRPr="00234F97">
        <w:rPr>
          <w:rFonts w:ascii="Arial" w:hAnsi="Arial" w:cs="Arial"/>
          <w:color w:val="000000" w:themeColor="text1"/>
          <w:sz w:val="22"/>
          <w:szCs w:val="22"/>
          <w:lang w:val="en-GB"/>
          <w:rPrChange w:id="524" w:author="Johannes Zauner" w:date="2025-09-12T14:01:00Z" w16du:dateUtc="2025-09-12T12:01:00Z">
            <w:rPr>
              <w:rFonts w:ascii="Arial" w:hAnsi="Arial" w:cs="Arial"/>
              <w:color w:val="000000" w:themeColor="text1"/>
              <w:sz w:val="22"/>
              <w:szCs w:val="22"/>
            </w:rPr>
          </w:rPrChange>
        </w:rPr>
        <w:t xml:space="preserve"> that aims to quantify individual light exposure using wearable light loggers and solar UV dosimeters</w:t>
      </w:r>
      <w:r w:rsidR="00BE0823" w:rsidRPr="00234F97">
        <w:rPr>
          <w:rFonts w:ascii="Arial" w:hAnsi="Arial" w:cs="Arial"/>
          <w:color w:val="000000" w:themeColor="text1"/>
          <w:sz w:val="22"/>
          <w:szCs w:val="22"/>
          <w:lang w:val="en-GB"/>
          <w:rPrChange w:id="525" w:author="Johannes Zauner" w:date="2025-09-12T14:01:00Z" w16du:dateUtc="2025-09-12T12:01:00Z">
            <w:rPr>
              <w:rFonts w:ascii="Arial" w:hAnsi="Arial" w:cs="Arial"/>
              <w:color w:val="000000" w:themeColor="text1"/>
              <w:sz w:val="22"/>
              <w:szCs w:val="22"/>
            </w:rPr>
          </w:rPrChange>
        </w:rPr>
        <w:t xml:space="preserve"> </w:t>
      </w:r>
      <w:r w:rsidR="00A830AA" w:rsidRPr="00234F97">
        <w:rPr>
          <w:rFonts w:ascii="Arial" w:hAnsi="Arial" w:cs="Arial"/>
          <w:color w:val="000000" w:themeColor="text1"/>
          <w:sz w:val="22"/>
          <w:szCs w:val="22"/>
          <w:lang w:val="en-GB"/>
          <w:rPrChange w:id="526" w:author="Johannes Zauner" w:date="2025-09-12T14:01:00Z" w16du:dateUtc="2025-09-12T12:01:00Z">
            <w:rPr>
              <w:rFonts w:ascii="Arial" w:hAnsi="Arial" w:cs="Arial"/>
              <w:color w:val="000000" w:themeColor="text1"/>
              <w:sz w:val="22"/>
              <w:szCs w:val="22"/>
            </w:rPr>
          </w:rPrChange>
        </w:rPr>
        <w:fldChar w:fldCharType="begin"/>
      </w:r>
      <w:r w:rsidR="00A830AA" w:rsidRPr="00234F97">
        <w:rPr>
          <w:rFonts w:ascii="Arial" w:hAnsi="Arial" w:cs="Arial"/>
          <w:color w:val="000000" w:themeColor="text1"/>
          <w:sz w:val="22"/>
          <w:szCs w:val="22"/>
          <w:lang w:val="en-GB"/>
          <w:rPrChange w:id="527" w:author="Johannes Zauner" w:date="2025-09-12T14:01:00Z" w16du:dateUtc="2025-09-12T12:01:00Z">
            <w:rPr>
              <w:rFonts w:ascii="Arial" w:hAnsi="Arial" w:cs="Arial"/>
              <w:color w:val="000000" w:themeColor="text1"/>
              <w:sz w:val="22"/>
              <w:szCs w:val="22"/>
            </w:rPr>
          </w:rPrChange>
        </w:rPr>
        <w:instrText xml:space="preserve"> ADDIN EN.CITE &lt;EndNote&gt;&lt;Cite&gt;&lt;Author&gt;Spitschan&lt;/Author&gt;&lt;Year&gt;2024&lt;/Year&gt;&lt;RecNum&gt;25&lt;/RecNum&gt;&lt;DisplayText&gt;[25]&lt;/DisplayText&gt;&lt;record&gt;&lt;rec-number&gt;25&lt;/rec-number&gt;&lt;foreign-keys&gt;&lt;key app="EN" db-id="sfw0fvxxu2vvxcex2x05arxcfdee2erza2zf" timestamp="1756283579"&gt;25&lt;/key&gt;&lt;/foreign-keys&gt;&lt;ref-type name="Journal Article"&gt;17&lt;/ref-type&gt;&lt;contributors&gt;&lt;authors&gt;&lt;author&gt;Spitschan, Manuel&lt;/author&gt;&lt;author&gt;Zauner, Johannes&lt;/author&gt;&lt;author&gt;Nilsson Tengelin, Maria&lt;/author&gt;&lt;author&gt;Bouroussis, Constantinos A.&lt;/author&gt;&lt;author&gt;Caspar, Patrik&lt;/author&gt;&lt;author&gt;Eloi, Fabien&lt;/author&gt;&lt;/authors&gt;&lt;/contributors&gt;&lt;titles&gt;&lt;title&gt;Illuminating the future of wearable light metrology: Overview of the MeLiDos Project&lt;/title&gt;&lt;secondary-title&gt;Measurement&lt;/secondary-title&gt;&lt;/titles&gt;&lt;volume&gt;235&lt;/volume&gt;&lt;section&gt;114909&lt;/section&gt;&lt;dates&gt;&lt;year&gt;2024&lt;/year&gt;&lt;/dates&gt;&lt;isbn&gt;02632241&lt;/isbn&gt;&lt;urls&gt;&lt;/urls&gt;&lt;electronic-resource-num&gt;10.1016/j.measurement.2024.114909&lt;/electronic-resource-num&gt;&lt;/record&gt;&lt;/Cite&gt;&lt;/EndNote&gt;</w:instrText>
      </w:r>
      <w:r w:rsidR="00A830AA" w:rsidRPr="00234F97">
        <w:rPr>
          <w:rFonts w:ascii="Arial" w:hAnsi="Arial" w:cs="Arial"/>
          <w:color w:val="000000" w:themeColor="text1"/>
          <w:sz w:val="22"/>
          <w:szCs w:val="22"/>
          <w:lang w:val="en-GB"/>
          <w:rPrChange w:id="528"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529" w:author="Johannes Zauner" w:date="2025-09-12T14:01:00Z" w16du:dateUtc="2025-09-12T12:01:00Z">
            <w:rPr>
              <w:rFonts w:ascii="Arial" w:hAnsi="Arial" w:cs="Arial"/>
              <w:noProof/>
              <w:color w:val="000000" w:themeColor="text1"/>
              <w:sz w:val="22"/>
              <w:szCs w:val="22"/>
            </w:rPr>
          </w:rPrChange>
        </w:rPr>
        <w:t>[25]</w:t>
      </w:r>
      <w:r w:rsidR="00A830AA" w:rsidRPr="00234F97">
        <w:rPr>
          <w:rFonts w:ascii="Arial" w:hAnsi="Arial" w:cs="Arial"/>
          <w:color w:val="000000" w:themeColor="text1"/>
          <w:sz w:val="22"/>
          <w:szCs w:val="22"/>
          <w:lang w:val="en-GB"/>
          <w:rPrChange w:id="530" w:author="Johannes Zauner" w:date="2025-09-12T14:01:00Z" w16du:dateUtc="2025-09-12T12:01:00Z">
            <w:rPr>
              <w:rFonts w:ascii="Arial" w:hAnsi="Arial" w:cs="Arial"/>
              <w:color w:val="000000" w:themeColor="text1"/>
              <w:sz w:val="22"/>
              <w:szCs w:val="22"/>
            </w:rPr>
          </w:rPrChange>
        </w:rPr>
        <w:fldChar w:fldCharType="end"/>
      </w:r>
      <w:r w:rsidR="00656177" w:rsidRPr="00234F97">
        <w:rPr>
          <w:rFonts w:ascii="Arial" w:hAnsi="Arial" w:cs="Arial"/>
          <w:color w:val="000000" w:themeColor="text1"/>
          <w:sz w:val="22"/>
          <w:szCs w:val="22"/>
          <w:lang w:val="en-GB"/>
          <w:rPrChange w:id="531" w:author="Johannes Zauner" w:date="2025-09-12T14:01:00Z" w16du:dateUtc="2025-09-12T12:01:00Z">
            <w:rPr>
              <w:rFonts w:ascii="Arial" w:hAnsi="Arial" w:cs="Arial"/>
              <w:color w:val="000000" w:themeColor="text1"/>
              <w:sz w:val="22"/>
              <w:szCs w:val="22"/>
            </w:rPr>
          </w:rPrChange>
        </w:rPr>
        <w:t xml:space="preserve">. </w:t>
      </w:r>
      <w:r w:rsidR="0055485E" w:rsidRPr="00234F97">
        <w:rPr>
          <w:rFonts w:ascii="Arial" w:hAnsi="Arial" w:cs="Arial"/>
          <w:color w:val="000000" w:themeColor="text1"/>
          <w:sz w:val="22"/>
          <w:szCs w:val="22"/>
          <w:lang w:val="en-GB"/>
          <w:rPrChange w:id="532" w:author="Johannes Zauner" w:date="2025-09-12T14:01:00Z" w16du:dateUtc="2025-09-12T12:01:00Z">
            <w:rPr>
              <w:rFonts w:ascii="Arial" w:hAnsi="Arial" w:cs="Arial"/>
              <w:color w:val="000000" w:themeColor="text1"/>
              <w:sz w:val="22"/>
              <w:szCs w:val="22"/>
            </w:rPr>
          </w:rPrChange>
        </w:rPr>
        <w:t xml:space="preserve">For the general overview of this study, </w:t>
      </w:r>
      <w:r w:rsidR="0055485E" w:rsidRPr="00234F97">
        <w:rPr>
          <w:rFonts w:ascii="Arial" w:hAnsi="Arial" w:cs="Arial"/>
          <w:b/>
          <w:bCs/>
          <w:color w:val="000000" w:themeColor="text1"/>
          <w:sz w:val="22"/>
          <w:szCs w:val="22"/>
          <w:lang w:val="en-GB"/>
          <w:rPrChange w:id="533" w:author="Johannes Zauner" w:date="2025-09-12T14:01:00Z" w16du:dateUtc="2025-09-12T12:01:00Z">
            <w:rPr>
              <w:rFonts w:ascii="Arial" w:hAnsi="Arial" w:cs="Arial"/>
              <w:b/>
              <w:bCs/>
              <w:color w:val="000000" w:themeColor="text1"/>
              <w:sz w:val="22"/>
              <w:szCs w:val="22"/>
            </w:rPr>
          </w:rPrChange>
        </w:rPr>
        <w:t>see Figure 1</w:t>
      </w:r>
      <w:ins w:id="534" w:author="Johannes Zauner" w:date="2025-09-12T21:30:00Z" w16du:dateUtc="2025-09-12T19:30:00Z">
        <w:r w:rsidR="00F30721">
          <w:rPr>
            <w:rFonts w:ascii="Arial" w:hAnsi="Arial" w:cs="Arial"/>
            <w:color w:val="000000" w:themeColor="text1"/>
            <w:sz w:val="22"/>
            <w:szCs w:val="22"/>
            <w:lang w:val="en-GB"/>
          </w:rPr>
          <w:t xml:space="preserve"> and </w:t>
        </w:r>
        <w:r w:rsidR="00F30721">
          <w:rPr>
            <w:rFonts w:ascii="Arial" w:hAnsi="Arial" w:cs="Arial"/>
            <w:b/>
            <w:bCs/>
            <w:color w:val="000000" w:themeColor="text1"/>
            <w:sz w:val="22"/>
            <w:szCs w:val="22"/>
            <w:lang w:val="en-GB"/>
          </w:rPr>
          <w:t>Table 1</w:t>
        </w:r>
      </w:ins>
      <w:r w:rsidR="0055485E" w:rsidRPr="00234F97">
        <w:rPr>
          <w:rFonts w:ascii="Arial" w:hAnsi="Arial" w:cs="Arial"/>
          <w:color w:val="000000" w:themeColor="text1"/>
          <w:sz w:val="22"/>
          <w:szCs w:val="22"/>
          <w:lang w:val="en-GB"/>
          <w:rPrChange w:id="535" w:author="Johannes Zauner" w:date="2025-09-12T14:01:00Z" w16du:dateUtc="2025-09-12T12:01:00Z">
            <w:rPr>
              <w:rFonts w:ascii="Arial" w:hAnsi="Arial" w:cs="Arial"/>
              <w:color w:val="000000" w:themeColor="text1"/>
              <w:sz w:val="22"/>
              <w:szCs w:val="22"/>
            </w:rPr>
          </w:rPrChange>
        </w:rPr>
        <w:t>.</w:t>
      </w:r>
    </w:p>
    <w:p w14:paraId="4D315241" w14:textId="77777777" w:rsidR="00B32AA1" w:rsidRPr="00234F97" w:rsidRDefault="00B32AA1" w:rsidP="0011244B">
      <w:pPr>
        <w:spacing w:line="276" w:lineRule="auto"/>
        <w:jc w:val="both"/>
        <w:rPr>
          <w:rFonts w:ascii="Arial" w:hAnsi="Arial" w:cs="Arial"/>
          <w:color w:val="000000" w:themeColor="text1"/>
          <w:sz w:val="22"/>
          <w:szCs w:val="22"/>
          <w:lang w:val="en-GB"/>
          <w:rPrChange w:id="536" w:author="Johannes Zauner" w:date="2025-09-12T14:01:00Z" w16du:dateUtc="2025-09-12T12:01:00Z">
            <w:rPr>
              <w:rFonts w:ascii="Arial" w:hAnsi="Arial" w:cs="Arial"/>
              <w:color w:val="000000" w:themeColor="text1"/>
              <w:sz w:val="22"/>
              <w:szCs w:val="22"/>
            </w:rPr>
          </w:rPrChange>
        </w:rPr>
      </w:pPr>
    </w:p>
    <w:p w14:paraId="7D348BC9" w14:textId="768A7029" w:rsidR="00931040" w:rsidRPr="00234F97" w:rsidRDefault="00931040" w:rsidP="0011244B">
      <w:pPr>
        <w:pStyle w:val="berschrift2"/>
        <w:spacing w:line="276" w:lineRule="auto"/>
        <w:rPr>
          <w:rFonts w:ascii="Arial" w:hAnsi="Arial" w:cs="Arial"/>
          <w:b/>
          <w:bCs/>
          <w:color w:val="000000" w:themeColor="text1"/>
          <w:sz w:val="22"/>
          <w:szCs w:val="22"/>
          <w:lang w:val="en-GB"/>
          <w:rPrChange w:id="537"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538" w:author="Johannes Zauner" w:date="2025-09-12T14:01:00Z" w16du:dateUtc="2025-09-12T12:01:00Z">
            <w:rPr>
              <w:rFonts w:ascii="Arial" w:hAnsi="Arial" w:cs="Arial"/>
              <w:b/>
              <w:bCs/>
              <w:color w:val="000000" w:themeColor="text1"/>
              <w:sz w:val="22"/>
              <w:szCs w:val="22"/>
            </w:rPr>
          </w:rPrChange>
        </w:rPr>
        <w:t>Participant recruitment</w:t>
      </w:r>
    </w:p>
    <w:p w14:paraId="32EE0CF0" w14:textId="39E67F24" w:rsidR="00B32AA1" w:rsidRPr="00234F97" w:rsidRDefault="006E703F" w:rsidP="0011244B">
      <w:pPr>
        <w:spacing w:line="276" w:lineRule="auto"/>
        <w:jc w:val="both"/>
        <w:rPr>
          <w:rFonts w:ascii="Arial" w:hAnsi="Arial" w:cs="Arial"/>
          <w:bCs/>
          <w:color w:val="000000" w:themeColor="text1"/>
          <w:sz w:val="22"/>
          <w:szCs w:val="22"/>
          <w:lang w:val="en-GB"/>
          <w:rPrChange w:id="539" w:author="Johannes Zauner" w:date="2025-09-12T14:01:00Z" w16du:dateUtc="2025-09-12T12:01:00Z">
            <w:rPr>
              <w:rFonts w:ascii="Arial" w:hAnsi="Arial" w:cs="Arial"/>
              <w:bCs/>
              <w:color w:val="000000" w:themeColor="text1"/>
              <w:sz w:val="22"/>
              <w:szCs w:val="22"/>
            </w:rPr>
          </w:rPrChange>
        </w:rPr>
      </w:pPr>
      <w:r w:rsidRPr="00234F97">
        <w:rPr>
          <w:rFonts w:ascii="Arial" w:hAnsi="Arial" w:cs="Arial"/>
          <w:color w:val="000000" w:themeColor="text1"/>
          <w:sz w:val="22"/>
          <w:szCs w:val="22"/>
          <w:lang w:val="en-GB"/>
          <w:rPrChange w:id="540" w:author="Johannes Zauner" w:date="2025-09-12T14:01:00Z" w16du:dateUtc="2025-09-12T12:01:00Z">
            <w:rPr>
              <w:rFonts w:ascii="Arial" w:hAnsi="Arial" w:cs="Arial"/>
              <w:color w:val="000000" w:themeColor="text1"/>
              <w:sz w:val="22"/>
              <w:szCs w:val="22"/>
            </w:rPr>
          </w:rPrChange>
        </w:rPr>
        <w:t xml:space="preserve">Participants were recruited via advertisements disseminated as flyers on various social media platforms. </w:t>
      </w:r>
      <w:r w:rsidR="00BD0453" w:rsidRPr="00234F97">
        <w:rPr>
          <w:rFonts w:ascii="Arial" w:hAnsi="Arial" w:cs="Arial"/>
          <w:color w:val="000000" w:themeColor="text1"/>
          <w:sz w:val="22"/>
          <w:szCs w:val="22"/>
          <w:lang w:val="en-GB"/>
          <w:rPrChange w:id="541" w:author="Johannes Zauner" w:date="2025-09-12T14:01:00Z" w16du:dateUtc="2025-09-12T12:01:00Z">
            <w:rPr>
              <w:rFonts w:ascii="Arial" w:hAnsi="Arial" w:cs="Arial"/>
              <w:color w:val="000000" w:themeColor="text1"/>
              <w:sz w:val="22"/>
              <w:szCs w:val="22"/>
            </w:rPr>
          </w:rPrChange>
        </w:rPr>
        <w:t>P</w:t>
      </w:r>
      <w:r w:rsidRPr="00234F97">
        <w:rPr>
          <w:rFonts w:ascii="Arial" w:hAnsi="Arial" w:cs="Arial"/>
          <w:color w:val="000000" w:themeColor="text1"/>
          <w:sz w:val="22"/>
          <w:szCs w:val="22"/>
          <w:lang w:val="en-GB"/>
          <w:rPrChange w:id="542" w:author="Johannes Zauner" w:date="2025-09-12T14:01:00Z" w16du:dateUtc="2025-09-12T12:01:00Z">
            <w:rPr>
              <w:rFonts w:ascii="Arial" w:hAnsi="Arial" w:cs="Arial"/>
              <w:color w:val="000000" w:themeColor="text1"/>
              <w:sz w:val="22"/>
              <w:szCs w:val="22"/>
            </w:rPr>
          </w:rPrChange>
        </w:rPr>
        <w:t xml:space="preserve">articipants were directed to scan a QR code to access an online platform (Research Electronic Data Capture, or </w:t>
      </w:r>
      <w:proofErr w:type="spellStart"/>
      <w:r w:rsidRPr="00234F97">
        <w:rPr>
          <w:rFonts w:ascii="Arial" w:hAnsi="Arial" w:cs="Arial"/>
          <w:color w:val="000000" w:themeColor="text1"/>
          <w:sz w:val="22"/>
          <w:szCs w:val="22"/>
          <w:lang w:val="en-GB"/>
          <w:rPrChange w:id="543" w:author="Johannes Zauner" w:date="2025-09-12T14:01:00Z" w16du:dateUtc="2025-09-12T12:01:00Z">
            <w:rPr>
              <w:rFonts w:ascii="Arial" w:hAnsi="Arial" w:cs="Arial"/>
              <w:color w:val="000000" w:themeColor="text1"/>
              <w:sz w:val="22"/>
              <w:szCs w:val="22"/>
            </w:rPr>
          </w:rPrChange>
        </w:rPr>
        <w:t>REDCap</w:t>
      </w:r>
      <w:proofErr w:type="spellEnd"/>
      <w:r w:rsidR="00656177" w:rsidRPr="00234F97">
        <w:rPr>
          <w:rFonts w:ascii="Arial" w:hAnsi="Arial" w:cs="Arial"/>
          <w:color w:val="000000" w:themeColor="text1"/>
          <w:sz w:val="22"/>
          <w:szCs w:val="22"/>
          <w:lang w:val="en-GB"/>
          <w:rPrChange w:id="544" w:author="Johannes Zauner" w:date="2025-09-12T14:01:00Z" w16du:dateUtc="2025-09-12T12:01:00Z">
            <w:rPr>
              <w:rFonts w:ascii="Arial" w:hAnsi="Arial" w:cs="Arial"/>
              <w:color w:val="000000" w:themeColor="text1"/>
              <w:sz w:val="22"/>
              <w:szCs w:val="22"/>
            </w:rPr>
          </w:rPrChange>
        </w:rPr>
        <w:t xml:space="preserve"> </w:t>
      </w:r>
      <w:r w:rsidR="00656177" w:rsidRPr="00234F97">
        <w:rPr>
          <w:rFonts w:ascii="Arial" w:hAnsi="Arial" w:cs="Arial"/>
          <w:color w:val="000000" w:themeColor="text1"/>
          <w:sz w:val="22"/>
          <w:szCs w:val="22"/>
          <w:lang w:val="en-GB"/>
          <w:rPrChange w:id="545"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PEVuZE5vdGU+PENpdGU+PEF1dGhvcj5IYXJyaXM8L0F1dGhvcj48WWVhcj4yMDA5PC9ZZWFyPjxS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</w:fldData>
        </w:fldChar>
      </w:r>
      <w:r w:rsidR="00A830AA" w:rsidRPr="00234F97">
        <w:rPr>
          <w:rFonts w:ascii="Arial" w:hAnsi="Arial" w:cs="Arial"/>
          <w:color w:val="000000" w:themeColor="text1"/>
          <w:sz w:val="22"/>
          <w:szCs w:val="22"/>
          <w:lang w:val="en-GB"/>
          <w:rPrChange w:id="546" w:author="Johannes Zauner" w:date="2025-09-12T14:01:00Z" w16du:dateUtc="2025-09-12T12:01:00Z">
            <w:rPr>
              <w:rFonts w:ascii="Arial" w:hAnsi="Arial" w:cs="Arial"/>
              <w:color w:val="000000" w:themeColor="text1"/>
              <w:sz w:val="22"/>
              <w:szCs w:val="22"/>
            </w:rPr>
          </w:rPrChange>
        </w:rPr>
        <w:instrText xml:space="preserve"> ADDIN EN.CITE </w:instrText>
      </w:r>
      <w:r w:rsidR="00A830AA" w:rsidRPr="00234F97">
        <w:rPr>
          <w:rFonts w:ascii="Arial" w:hAnsi="Arial" w:cs="Arial"/>
          <w:color w:val="000000" w:themeColor="text1"/>
          <w:sz w:val="22"/>
          <w:szCs w:val="22"/>
          <w:lang w:val="en-GB"/>
          <w:rPrChange w:id="547"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PEVuZE5vdGU+PENpdGU+PEF1dGhvcj5IYXJyaXM8L0F1dGhvcj48WWVhcj4yMDA5PC9ZZWFyPjxS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</w:fldData>
        </w:fldChar>
      </w:r>
      <w:r w:rsidR="00A830AA" w:rsidRPr="00234F97">
        <w:rPr>
          <w:rFonts w:ascii="Arial" w:hAnsi="Arial" w:cs="Arial"/>
          <w:color w:val="000000" w:themeColor="text1"/>
          <w:sz w:val="22"/>
          <w:szCs w:val="22"/>
          <w:lang w:val="en-GB"/>
          <w:rPrChange w:id="548" w:author="Johannes Zauner" w:date="2025-09-12T14:01:00Z" w16du:dateUtc="2025-09-12T12:01:00Z">
            <w:rPr>
              <w:rFonts w:ascii="Arial" w:hAnsi="Arial" w:cs="Arial"/>
              <w:color w:val="000000" w:themeColor="text1"/>
              <w:sz w:val="22"/>
              <w:szCs w:val="22"/>
            </w:rPr>
          </w:rPrChange>
        </w:rPr>
        <w:instrText xml:space="preserve"> ADDIN EN.CITE.DATA </w:instrText>
      </w:r>
      <w:r w:rsidR="00A830AA" w:rsidRPr="009C39B2">
        <w:rPr>
          <w:rFonts w:ascii="Arial" w:hAnsi="Arial" w:cs="Arial"/>
          <w:color w:val="000000" w:themeColor="text1"/>
          <w:sz w:val="22"/>
          <w:szCs w:val="22"/>
          <w:lang w:val="en-GB"/>
        </w:rPr>
      </w:r>
      <w:r w:rsidR="00A830AA" w:rsidRPr="00234F97">
        <w:rPr>
          <w:rFonts w:ascii="Arial" w:hAnsi="Arial" w:cs="Arial"/>
          <w:color w:val="000000" w:themeColor="text1"/>
          <w:sz w:val="22"/>
          <w:szCs w:val="22"/>
          <w:lang w:val="en-GB"/>
          <w:rPrChange w:id="549" w:author="Johannes Zauner" w:date="2025-09-12T14:01:00Z" w16du:dateUtc="2025-09-12T12:01:00Z">
            <w:rPr>
              <w:rFonts w:ascii="Arial" w:hAnsi="Arial" w:cs="Arial"/>
              <w:color w:val="000000" w:themeColor="text1"/>
              <w:sz w:val="22"/>
              <w:szCs w:val="22"/>
            </w:rPr>
          </w:rPrChange>
        </w:rPr>
        <w:fldChar w:fldCharType="end"/>
      </w:r>
      <w:r w:rsidR="00656177" w:rsidRPr="009C39B2">
        <w:rPr>
          <w:rFonts w:ascii="Arial" w:hAnsi="Arial" w:cs="Arial"/>
          <w:color w:val="000000" w:themeColor="text1"/>
          <w:sz w:val="22"/>
          <w:szCs w:val="22"/>
          <w:lang w:val="en-GB"/>
        </w:rPr>
      </w:r>
      <w:r w:rsidR="00656177" w:rsidRPr="00234F97">
        <w:rPr>
          <w:rFonts w:ascii="Arial" w:hAnsi="Arial" w:cs="Arial"/>
          <w:color w:val="000000" w:themeColor="text1"/>
          <w:sz w:val="22"/>
          <w:szCs w:val="22"/>
          <w:lang w:val="en-GB"/>
          <w:rPrChange w:id="550"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551" w:author="Johannes Zauner" w:date="2025-09-12T14:01:00Z" w16du:dateUtc="2025-09-12T12:01:00Z">
            <w:rPr>
              <w:rFonts w:ascii="Arial" w:hAnsi="Arial" w:cs="Arial"/>
              <w:noProof/>
              <w:color w:val="000000" w:themeColor="text1"/>
              <w:sz w:val="22"/>
              <w:szCs w:val="22"/>
            </w:rPr>
          </w:rPrChange>
        </w:rPr>
        <w:t>[26, 27]</w:t>
      </w:r>
      <w:r w:rsidR="00656177" w:rsidRPr="00234F97">
        <w:rPr>
          <w:rFonts w:ascii="Arial" w:hAnsi="Arial" w:cs="Arial"/>
          <w:color w:val="000000" w:themeColor="text1"/>
          <w:sz w:val="22"/>
          <w:szCs w:val="22"/>
          <w:lang w:val="en-GB"/>
          <w:rPrChange w:id="552" w:author="Johannes Zauner" w:date="2025-09-12T14:01:00Z" w16du:dateUtc="2025-09-12T12:01:00Z">
            <w:rPr>
              <w:rFonts w:ascii="Arial" w:hAnsi="Arial" w:cs="Arial"/>
              <w:color w:val="000000" w:themeColor="text1"/>
              <w:sz w:val="22"/>
              <w:szCs w:val="22"/>
            </w:rPr>
          </w:rPrChange>
        </w:rPr>
        <w:fldChar w:fldCharType="end"/>
      </w:r>
      <w:r w:rsidR="00CA38AE" w:rsidRPr="00234F97">
        <w:rPr>
          <w:rFonts w:ascii="Arial" w:hAnsi="Arial" w:cs="Arial"/>
          <w:color w:val="000000" w:themeColor="text1"/>
          <w:sz w:val="22"/>
          <w:szCs w:val="22"/>
          <w:lang w:val="en-GB"/>
          <w:rPrChange w:id="553"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54" w:author="Johannes Zauner" w:date="2025-09-12T14:01:00Z" w16du:dateUtc="2025-09-12T12:01:00Z">
            <w:rPr>
              <w:rFonts w:ascii="Arial" w:hAnsi="Arial" w:cs="Arial"/>
              <w:color w:val="000000" w:themeColor="text1"/>
              <w:sz w:val="22"/>
              <w:szCs w:val="22"/>
            </w:rPr>
          </w:rPrChange>
        </w:rPr>
        <w:t xml:space="preserve"> </w:t>
      </w:r>
      <w:r w:rsidR="00072D7A" w:rsidRPr="00234F97">
        <w:rPr>
          <w:rFonts w:ascii="Arial" w:hAnsi="Arial" w:cs="Arial"/>
          <w:color w:val="000000" w:themeColor="text1"/>
          <w:sz w:val="22"/>
          <w:szCs w:val="22"/>
          <w:lang w:val="en-GB"/>
          <w:rPrChange w:id="555" w:author="Johannes Zauner" w:date="2025-09-12T14:01:00Z" w16du:dateUtc="2025-09-12T12:01:00Z">
            <w:rPr>
              <w:rFonts w:ascii="Arial" w:hAnsi="Arial" w:cs="Arial"/>
              <w:color w:val="000000" w:themeColor="text1"/>
              <w:sz w:val="22"/>
              <w:szCs w:val="22"/>
            </w:rPr>
          </w:rPrChange>
        </w:rPr>
        <w:t xml:space="preserve">on which </w:t>
      </w:r>
      <w:r w:rsidRPr="00234F97">
        <w:rPr>
          <w:rFonts w:ascii="Arial" w:hAnsi="Arial" w:cs="Arial"/>
          <w:color w:val="000000" w:themeColor="text1"/>
          <w:sz w:val="22"/>
          <w:szCs w:val="22"/>
          <w:lang w:val="en-GB"/>
          <w:rPrChange w:id="556" w:author="Johannes Zauner" w:date="2025-09-12T14:01:00Z" w16du:dateUtc="2025-09-12T12:01:00Z">
            <w:rPr>
              <w:rFonts w:ascii="Arial" w:hAnsi="Arial" w:cs="Arial"/>
              <w:color w:val="000000" w:themeColor="text1"/>
              <w:sz w:val="22"/>
              <w:szCs w:val="22"/>
            </w:rPr>
          </w:rPrChange>
        </w:rPr>
        <w:t xml:space="preserve">they could complete the first screening survey. The aims of the study and detailed information were provided during this screening </w:t>
      </w:r>
      <w:r w:rsidR="00EB1F50" w:rsidRPr="00234F97">
        <w:rPr>
          <w:rFonts w:ascii="Arial" w:hAnsi="Arial" w:cs="Arial"/>
          <w:color w:val="000000" w:themeColor="text1"/>
          <w:sz w:val="22"/>
          <w:szCs w:val="22"/>
          <w:lang w:val="en-GB"/>
          <w:rPrChange w:id="557" w:author="Johannes Zauner" w:date="2025-09-12T14:01:00Z" w16du:dateUtc="2025-09-12T12:01:00Z">
            <w:rPr>
              <w:rFonts w:ascii="Arial" w:hAnsi="Arial" w:cs="Arial"/>
              <w:color w:val="000000" w:themeColor="text1"/>
              <w:sz w:val="22"/>
              <w:szCs w:val="22"/>
            </w:rPr>
          </w:rPrChange>
        </w:rPr>
        <w:t>step</w:t>
      </w:r>
      <w:r w:rsidRPr="00234F97">
        <w:rPr>
          <w:rFonts w:ascii="Arial" w:hAnsi="Arial" w:cs="Arial"/>
          <w:color w:val="000000" w:themeColor="text1"/>
          <w:sz w:val="22"/>
          <w:szCs w:val="22"/>
          <w:lang w:val="en-GB"/>
          <w:rPrChange w:id="558" w:author="Johannes Zauner" w:date="2025-09-12T14:01:00Z" w16du:dateUtc="2025-09-12T12:01:00Z">
            <w:rPr>
              <w:rFonts w:ascii="Arial" w:hAnsi="Arial" w:cs="Arial"/>
              <w:color w:val="000000" w:themeColor="text1"/>
              <w:sz w:val="22"/>
              <w:szCs w:val="22"/>
            </w:rPr>
          </w:rPrChange>
        </w:rPr>
        <w:t>. Eligible participants were aged 18–65 years</w:t>
      </w:r>
      <w:r w:rsidR="00BA6A5A" w:rsidRPr="00234F97">
        <w:rPr>
          <w:rFonts w:ascii="Arial" w:hAnsi="Arial" w:cs="Arial"/>
          <w:color w:val="000000" w:themeColor="text1"/>
          <w:sz w:val="22"/>
          <w:szCs w:val="22"/>
          <w:lang w:val="en-GB"/>
          <w:rPrChange w:id="559" w:author="Johannes Zauner" w:date="2025-09-12T14:01:00Z" w16du:dateUtc="2025-09-12T12:01:00Z">
            <w:rPr>
              <w:rFonts w:ascii="Arial" w:hAnsi="Arial" w:cs="Arial"/>
              <w:color w:val="000000" w:themeColor="text1"/>
              <w:sz w:val="22"/>
              <w:szCs w:val="22"/>
            </w:rPr>
          </w:rPrChange>
        </w:rPr>
        <w:t xml:space="preserve">, </w:t>
      </w:r>
      <w:r w:rsidR="00C26CEB" w:rsidRPr="00234F97">
        <w:rPr>
          <w:rFonts w:ascii="Arial" w:hAnsi="Arial" w:cs="Arial"/>
          <w:color w:val="000000" w:themeColor="text1"/>
          <w:sz w:val="22"/>
          <w:szCs w:val="22"/>
          <w:lang w:val="en-GB"/>
          <w:rPrChange w:id="560" w:author="Johannes Zauner" w:date="2025-09-12T14:01:00Z" w16du:dateUtc="2025-09-12T12:01:00Z">
            <w:rPr>
              <w:rFonts w:ascii="Arial" w:hAnsi="Arial" w:cs="Arial"/>
              <w:color w:val="000000" w:themeColor="text1"/>
              <w:sz w:val="22"/>
              <w:szCs w:val="22"/>
            </w:rPr>
          </w:rPrChange>
        </w:rPr>
        <w:t>were employed</w:t>
      </w:r>
      <w:r w:rsidR="008C0A88" w:rsidRPr="00234F97">
        <w:rPr>
          <w:rFonts w:ascii="Arial" w:hAnsi="Arial" w:cs="Arial"/>
          <w:color w:val="000000" w:themeColor="text1"/>
          <w:sz w:val="22"/>
          <w:szCs w:val="22"/>
          <w:lang w:val="en-GB"/>
          <w:rPrChange w:id="561"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562" w:author="Johannes Zauner" w:date="2025-09-12T14:01:00Z" w16du:dateUtc="2025-09-12T12:01:00Z">
            <w:rPr>
              <w:rFonts w:ascii="Arial" w:hAnsi="Arial" w:cs="Arial"/>
              <w:color w:val="000000" w:themeColor="text1"/>
              <w:sz w:val="22"/>
              <w:szCs w:val="22"/>
            </w:rPr>
          </w:rPrChange>
        </w:rPr>
        <w:t>had no psychiatric or sleep disorder</w:t>
      </w:r>
      <w:r w:rsidR="00BA6A5A" w:rsidRPr="00234F97">
        <w:rPr>
          <w:rFonts w:ascii="Arial" w:hAnsi="Arial" w:cs="Arial"/>
          <w:color w:val="000000" w:themeColor="text1"/>
          <w:sz w:val="22"/>
          <w:szCs w:val="22"/>
          <w:lang w:val="en-GB"/>
          <w:rPrChange w:id="563"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64" w:author="Johannes Zauner" w:date="2025-09-12T14:01:00Z" w16du:dateUtc="2025-09-12T12:01:00Z">
            <w:rPr>
              <w:rFonts w:ascii="Arial" w:hAnsi="Arial" w:cs="Arial"/>
              <w:color w:val="000000" w:themeColor="text1"/>
              <w:sz w:val="22"/>
              <w:szCs w:val="22"/>
            </w:rPr>
          </w:rPrChange>
        </w:rPr>
        <w:t xml:space="preserve"> were not using tobacco or recreational drugs or taking medication, </w:t>
      </w:r>
      <w:r w:rsidR="00512329" w:rsidRPr="00234F97">
        <w:rPr>
          <w:rFonts w:ascii="Arial" w:hAnsi="Arial" w:cs="Arial"/>
          <w:color w:val="000000" w:themeColor="text1"/>
          <w:sz w:val="22"/>
          <w:szCs w:val="22"/>
          <w:lang w:val="en-GB"/>
          <w:rPrChange w:id="565" w:author="Johannes Zauner" w:date="2025-09-12T14:01:00Z" w16du:dateUtc="2025-09-12T12:01:00Z">
            <w:rPr>
              <w:rFonts w:ascii="Arial" w:hAnsi="Arial" w:cs="Arial"/>
              <w:color w:val="000000" w:themeColor="text1"/>
              <w:sz w:val="22"/>
              <w:szCs w:val="22"/>
            </w:rPr>
          </w:rPrChange>
        </w:rPr>
        <w:t>had normal vision and were not using prescribed glasses, to ensure compatibility with the light-monitoring device attached to eyewear</w:t>
      </w:r>
      <w:r w:rsidR="00554B57" w:rsidRPr="00234F97">
        <w:rPr>
          <w:rFonts w:ascii="Arial" w:hAnsi="Arial" w:cs="Arial"/>
          <w:color w:val="000000" w:themeColor="text1"/>
          <w:sz w:val="22"/>
          <w:szCs w:val="22"/>
          <w:lang w:val="en-GB"/>
          <w:rPrChange w:id="566" w:author="Johannes Zauner" w:date="2025-09-12T14:01:00Z" w16du:dateUtc="2025-09-12T12:01:00Z">
            <w:rPr>
              <w:rFonts w:ascii="Arial" w:hAnsi="Arial" w:cs="Arial"/>
              <w:color w:val="000000" w:themeColor="text1"/>
              <w:sz w:val="22"/>
              <w:szCs w:val="22"/>
            </w:rPr>
          </w:rPrChange>
        </w:rPr>
        <w:t>,</w:t>
      </w:r>
      <w:r w:rsidR="009022C9" w:rsidRPr="00234F97">
        <w:rPr>
          <w:rFonts w:ascii="Arial" w:hAnsi="Arial" w:cs="Arial"/>
          <w:color w:val="000000" w:themeColor="text1"/>
          <w:sz w:val="22"/>
          <w:szCs w:val="22"/>
          <w:lang w:val="en-GB"/>
          <w:rPrChange w:id="567"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568" w:author="Johannes Zauner" w:date="2025-09-12T14:01:00Z" w16du:dateUtc="2025-09-12T12:01:00Z">
            <w:rPr>
              <w:rFonts w:ascii="Arial" w:hAnsi="Arial" w:cs="Arial"/>
              <w:color w:val="000000" w:themeColor="text1"/>
              <w:sz w:val="22"/>
              <w:szCs w:val="22"/>
            </w:rPr>
          </w:rPrChange>
        </w:rPr>
        <w:t>and</w:t>
      </w:r>
      <w:r w:rsidR="006A65B7" w:rsidRPr="00234F97">
        <w:rPr>
          <w:rFonts w:ascii="Arial" w:hAnsi="Arial" w:cs="Arial"/>
          <w:color w:val="000000" w:themeColor="text1"/>
          <w:sz w:val="22"/>
          <w:szCs w:val="22"/>
          <w:lang w:val="en-GB"/>
          <w:rPrChange w:id="569" w:author="Johannes Zauner" w:date="2025-09-12T14:01:00Z" w16du:dateUtc="2025-09-12T12:01:00Z">
            <w:rPr>
              <w:rFonts w:ascii="Arial" w:hAnsi="Arial" w:cs="Arial"/>
              <w:color w:val="000000" w:themeColor="text1"/>
              <w:sz w:val="22"/>
              <w:szCs w:val="22"/>
            </w:rPr>
          </w:rPrChange>
        </w:rPr>
        <w:t xml:space="preserve"> lived within a 60-km radius of the research centre</w:t>
      </w:r>
      <w:r w:rsidR="00D75737" w:rsidRPr="00234F97">
        <w:rPr>
          <w:rFonts w:ascii="Arial" w:hAnsi="Arial" w:cs="Arial"/>
          <w:color w:val="000000" w:themeColor="text1"/>
          <w:sz w:val="22"/>
          <w:szCs w:val="22"/>
          <w:lang w:val="en-GB"/>
          <w:rPrChange w:id="570" w:author="Johannes Zauner" w:date="2025-09-12T14:01:00Z" w16du:dateUtc="2025-09-12T12:01:00Z">
            <w:rPr>
              <w:rFonts w:ascii="Arial" w:hAnsi="Arial" w:cs="Arial"/>
              <w:color w:val="000000" w:themeColor="text1"/>
              <w:sz w:val="22"/>
              <w:szCs w:val="22"/>
            </w:rPr>
          </w:rPrChange>
        </w:rPr>
        <w:t>.</w:t>
      </w:r>
      <w:r w:rsidRPr="00234F97">
        <w:rPr>
          <w:rFonts w:ascii="Arial" w:hAnsi="Arial" w:cs="Arial"/>
          <w:color w:val="000000" w:themeColor="text1"/>
          <w:sz w:val="22"/>
          <w:szCs w:val="22"/>
          <w:lang w:val="en-GB"/>
          <w:rPrChange w:id="571" w:author="Johannes Zauner" w:date="2025-09-12T14:01:00Z" w16du:dateUtc="2025-09-12T12:01:00Z">
            <w:rPr>
              <w:rFonts w:ascii="Arial" w:hAnsi="Arial" w:cs="Arial"/>
              <w:color w:val="000000" w:themeColor="text1"/>
              <w:sz w:val="22"/>
              <w:szCs w:val="22"/>
            </w:rPr>
          </w:rPrChange>
        </w:rPr>
        <w:t xml:space="preserve"> Eligible participants were sent a picture of </w:t>
      </w:r>
      <w:r w:rsidR="00AD2EE3" w:rsidRPr="00234F97">
        <w:rPr>
          <w:rFonts w:ascii="Arial" w:hAnsi="Arial" w:cs="Arial"/>
          <w:color w:val="000000" w:themeColor="text1"/>
          <w:sz w:val="22"/>
          <w:szCs w:val="22"/>
          <w:lang w:val="en-GB"/>
          <w:rPrChange w:id="572" w:author="Johannes Zauner" w:date="2025-09-12T14:01:00Z" w16du:dateUtc="2025-09-12T12:01:00Z">
            <w:rPr>
              <w:rFonts w:ascii="Arial" w:hAnsi="Arial" w:cs="Arial"/>
              <w:color w:val="000000" w:themeColor="text1"/>
              <w:sz w:val="22"/>
              <w:szCs w:val="22"/>
            </w:rPr>
          </w:rPrChange>
        </w:rPr>
        <w:t xml:space="preserve">a spectacle-mounted </w:t>
      </w:r>
      <w:proofErr w:type="spellStart"/>
      <w:r w:rsidRPr="00234F97">
        <w:rPr>
          <w:rFonts w:ascii="Arial" w:hAnsi="Arial" w:cs="Arial"/>
          <w:color w:val="000000" w:themeColor="text1"/>
          <w:sz w:val="22"/>
          <w:szCs w:val="22"/>
          <w:lang w:val="en-GB"/>
          <w:rPrChange w:id="573" w:author="Johannes Zauner" w:date="2025-09-12T14:01:00Z" w16du:dateUtc="2025-09-12T12:01:00Z">
            <w:rPr>
              <w:rFonts w:ascii="Arial" w:hAnsi="Arial" w:cs="Arial"/>
              <w:color w:val="000000" w:themeColor="text1"/>
              <w:sz w:val="22"/>
              <w:szCs w:val="22"/>
            </w:rPr>
          </w:rPrChange>
        </w:rPr>
        <w:t>ActLumus</w:t>
      </w:r>
      <w:proofErr w:type="spellEnd"/>
      <w:r w:rsidRPr="00234F97">
        <w:rPr>
          <w:rFonts w:ascii="Arial" w:hAnsi="Arial" w:cs="Arial"/>
          <w:color w:val="000000" w:themeColor="text1"/>
          <w:sz w:val="22"/>
          <w:szCs w:val="22"/>
          <w:lang w:val="en-GB"/>
          <w:rPrChange w:id="574" w:author="Johannes Zauner" w:date="2025-09-12T14:01:00Z" w16du:dateUtc="2025-09-12T12:01:00Z">
            <w:rPr>
              <w:rFonts w:ascii="Arial" w:hAnsi="Arial" w:cs="Arial"/>
              <w:color w:val="000000" w:themeColor="text1"/>
              <w:sz w:val="22"/>
              <w:szCs w:val="22"/>
            </w:rPr>
          </w:rPrChange>
        </w:rPr>
        <w:t xml:space="preserve"> light logger (Condor Instruments, São Paulo, Brazil) and </w:t>
      </w:r>
      <w:r w:rsidR="000A6C24" w:rsidRPr="00234F97">
        <w:rPr>
          <w:rFonts w:ascii="Arial" w:hAnsi="Arial" w:cs="Arial"/>
          <w:color w:val="000000" w:themeColor="text1"/>
          <w:sz w:val="22"/>
          <w:szCs w:val="22"/>
          <w:lang w:val="en-GB"/>
          <w:rPrChange w:id="575" w:author="Johannes Zauner" w:date="2025-09-12T14:01:00Z" w16du:dateUtc="2025-09-12T12:01:00Z">
            <w:rPr>
              <w:rFonts w:ascii="Arial" w:hAnsi="Arial" w:cs="Arial"/>
              <w:color w:val="000000" w:themeColor="text1"/>
              <w:sz w:val="22"/>
              <w:szCs w:val="22"/>
            </w:rPr>
          </w:rPrChange>
        </w:rPr>
        <w:t xml:space="preserve">were </w:t>
      </w:r>
      <w:r w:rsidRPr="00234F97">
        <w:rPr>
          <w:rFonts w:ascii="Arial" w:hAnsi="Arial" w:cs="Arial"/>
          <w:color w:val="000000" w:themeColor="text1"/>
          <w:sz w:val="22"/>
          <w:szCs w:val="22"/>
          <w:lang w:val="en-GB"/>
          <w:rPrChange w:id="576" w:author="Johannes Zauner" w:date="2025-09-12T14:01:00Z" w16du:dateUtc="2025-09-12T12:01:00Z">
            <w:rPr>
              <w:rFonts w:ascii="Arial" w:hAnsi="Arial" w:cs="Arial"/>
              <w:color w:val="000000" w:themeColor="text1"/>
              <w:sz w:val="22"/>
              <w:szCs w:val="22"/>
            </w:rPr>
          </w:rPrChange>
        </w:rPr>
        <w:t xml:space="preserve">asked </w:t>
      </w:r>
      <w:r w:rsidR="005F4EE4" w:rsidRPr="00234F97">
        <w:rPr>
          <w:rFonts w:ascii="Arial" w:hAnsi="Arial" w:cs="Arial"/>
          <w:color w:val="000000" w:themeColor="text1"/>
          <w:sz w:val="22"/>
          <w:szCs w:val="22"/>
          <w:lang w:val="en-GB"/>
          <w:rPrChange w:id="577" w:author="Johannes Zauner" w:date="2025-09-12T14:01:00Z" w16du:dateUtc="2025-09-12T12:01:00Z">
            <w:rPr>
              <w:rFonts w:ascii="Arial" w:hAnsi="Arial" w:cs="Arial"/>
              <w:color w:val="000000" w:themeColor="text1"/>
              <w:sz w:val="22"/>
              <w:szCs w:val="22"/>
            </w:rPr>
          </w:rPrChange>
        </w:rPr>
        <w:t xml:space="preserve">to confirm that they </w:t>
      </w:r>
      <w:r w:rsidR="007211F8" w:rsidRPr="00234F97">
        <w:rPr>
          <w:rFonts w:ascii="Arial" w:hAnsi="Arial" w:cs="Arial"/>
          <w:color w:val="000000" w:themeColor="text1"/>
          <w:sz w:val="22"/>
          <w:szCs w:val="22"/>
          <w:lang w:val="en-GB"/>
          <w:rPrChange w:id="578" w:author="Johannes Zauner" w:date="2025-09-12T14:01:00Z" w16du:dateUtc="2025-09-12T12:01:00Z">
            <w:rPr>
              <w:rFonts w:ascii="Arial" w:hAnsi="Arial" w:cs="Arial"/>
              <w:color w:val="000000" w:themeColor="text1"/>
              <w:sz w:val="22"/>
              <w:szCs w:val="22"/>
            </w:rPr>
          </w:rPrChange>
        </w:rPr>
        <w:t xml:space="preserve">would </w:t>
      </w:r>
      <w:r w:rsidR="005F4EE4" w:rsidRPr="00234F97">
        <w:rPr>
          <w:rFonts w:ascii="Arial" w:hAnsi="Arial" w:cs="Arial"/>
          <w:color w:val="000000" w:themeColor="text1"/>
          <w:sz w:val="22"/>
          <w:szCs w:val="22"/>
          <w:lang w:val="en-GB"/>
          <w:rPrChange w:id="579" w:author="Johannes Zauner" w:date="2025-09-12T14:01:00Z" w16du:dateUtc="2025-09-12T12:01:00Z">
            <w:rPr>
              <w:rFonts w:ascii="Arial" w:hAnsi="Arial" w:cs="Arial"/>
              <w:color w:val="000000" w:themeColor="text1"/>
              <w:sz w:val="22"/>
              <w:szCs w:val="22"/>
            </w:rPr>
          </w:rPrChange>
        </w:rPr>
        <w:t>feel comfortable</w:t>
      </w:r>
      <w:r w:rsidRPr="00234F97">
        <w:rPr>
          <w:rFonts w:ascii="Arial" w:hAnsi="Arial" w:cs="Arial"/>
          <w:color w:val="000000" w:themeColor="text1"/>
          <w:sz w:val="22"/>
          <w:szCs w:val="22"/>
          <w:lang w:val="en-GB"/>
          <w:rPrChange w:id="580" w:author="Johannes Zauner" w:date="2025-09-12T14:01:00Z" w16du:dateUtc="2025-09-12T12:01:00Z">
            <w:rPr>
              <w:rFonts w:ascii="Arial" w:hAnsi="Arial" w:cs="Arial"/>
              <w:color w:val="000000" w:themeColor="text1"/>
              <w:sz w:val="22"/>
              <w:szCs w:val="22"/>
            </w:rPr>
          </w:rPrChange>
        </w:rPr>
        <w:t xml:space="preserve"> wearing it throughout the study period. Participants received financial remuneration </w:t>
      </w:r>
      <w:r w:rsidR="00FC4427" w:rsidRPr="00234F97">
        <w:rPr>
          <w:rFonts w:ascii="Arial" w:hAnsi="Arial" w:cs="Arial"/>
          <w:color w:val="000000" w:themeColor="text1"/>
          <w:sz w:val="22"/>
          <w:szCs w:val="22"/>
          <w:lang w:val="en-GB"/>
          <w:rPrChange w:id="581" w:author="Johannes Zauner" w:date="2025-09-12T14:01:00Z" w16du:dateUtc="2025-09-12T12:01:00Z">
            <w:rPr>
              <w:rFonts w:ascii="Arial" w:hAnsi="Arial" w:cs="Arial"/>
              <w:color w:val="000000" w:themeColor="text1"/>
              <w:sz w:val="22"/>
              <w:szCs w:val="22"/>
            </w:rPr>
          </w:rPrChange>
        </w:rPr>
        <w:t xml:space="preserve">of </w:t>
      </w:r>
      <w:r w:rsidR="000D5309" w:rsidRPr="00234F97">
        <w:rPr>
          <w:rFonts w:ascii="Arial" w:hAnsi="Arial" w:cs="Arial"/>
          <w:color w:val="000000" w:themeColor="text1"/>
          <w:sz w:val="22"/>
          <w:szCs w:val="22"/>
          <w:lang w:val="en-GB"/>
          <w:rPrChange w:id="582" w:author="Johannes Zauner" w:date="2025-09-12T14:01:00Z" w16du:dateUtc="2025-09-12T12:01:00Z">
            <w:rPr>
              <w:rFonts w:ascii="Arial" w:hAnsi="Arial" w:cs="Arial"/>
              <w:color w:val="000000" w:themeColor="text1"/>
              <w:sz w:val="22"/>
              <w:szCs w:val="22"/>
            </w:rPr>
          </w:rPrChange>
        </w:rPr>
        <w:t xml:space="preserve">approximately </w:t>
      </w:r>
      <w:r w:rsidR="00FC4427" w:rsidRPr="00234F97">
        <w:rPr>
          <w:rFonts w:ascii="Arial" w:hAnsi="Arial" w:cs="Arial"/>
          <w:color w:val="000000" w:themeColor="text1"/>
          <w:sz w:val="22"/>
          <w:szCs w:val="22"/>
          <w:lang w:val="en-GB"/>
          <w:rPrChange w:id="583" w:author="Johannes Zauner" w:date="2025-09-12T14:01:00Z" w16du:dateUtc="2025-09-12T12:01:00Z">
            <w:rPr>
              <w:rFonts w:ascii="Arial" w:hAnsi="Arial" w:cs="Arial"/>
              <w:color w:val="000000" w:themeColor="text1"/>
              <w:sz w:val="22"/>
              <w:szCs w:val="22"/>
            </w:rPr>
          </w:rPrChange>
        </w:rPr>
        <w:t>€</w:t>
      </w:r>
      <w:r w:rsidR="000D5309" w:rsidRPr="00234F97">
        <w:rPr>
          <w:rFonts w:ascii="Arial" w:hAnsi="Arial" w:cs="Arial"/>
          <w:color w:val="000000" w:themeColor="text1"/>
          <w:sz w:val="22"/>
          <w:szCs w:val="22"/>
          <w:lang w:val="en-GB"/>
          <w:rPrChange w:id="584" w:author="Johannes Zauner" w:date="2025-09-12T14:01:00Z" w16du:dateUtc="2025-09-12T12:01:00Z">
            <w:rPr>
              <w:rFonts w:ascii="Arial" w:hAnsi="Arial" w:cs="Arial"/>
              <w:color w:val="000000" w:themeColor="text1"/>
              <w:sz w:val="22"/>
              <w:szCs w:val="22"/>
            </w:rPr>
          </w:rPrChange>
        </w:rPr>
        <w:t>40</w:t>
      </w:r>
      <w:r w:rsidR="00FC4427" w:rsidRPr="00234F97">
        <w:rPr>
          <w:rFonts w:ascii="Arial" w:hAnsi="Arial" w:cs="Arial"/>
          <w:color w:val="000000" w:themeColor="text1"/>
          <w:sz w:val="22"/>
          <w:szCs w:val="22"/>
          <w:lang w:val="en-GB"/>
          <w:rPrChange w:id="585"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586" w:author="Johannes Zauner" w:date="2025-09-12T14:01:00Z" w16du:dateUtc="2025-09-12T12:01:00Z">
            <w:rPr>
              <w:rFonts w:ascii="Arial" w:hAnsi="Arial" w:cs="Arial"/>
              <w:color w:val="000000" w:themeColor="text1"/>
              <w:sz w:val="22"/>
              <w:szCs w:val="22"/>
            </w:rPr>
          </w:rPrChange>
        </w:rPr>
        <w:t xml:space="preserve">at the end of the study based on their compliance with the experimental light study, which required them to wear the light logger for at least 80% of their waking hours. </w:t>
      </w:r>
      <w:r w:rsidR="002016AA" w:rsidRPr="00234F97">
        <w:rPr>
          <w:rFonts w:ascii="Arial" w:hAnsi="Arial" w:cs="Arial"/>
          <w:color w:val="000000" w:themeColor="text1"/>
          <w:sz w:val="22"/>
          <w:szCs w:val="22"/>
          <w:lang w:val="en-GB"/>
          <w:rPrChange w:id="587" w:author="Johannes Zauner" w:date="2025-09-12T14:01:00Z" w16du:dateUtc="2025-09-12T12:01:00Z">
            <w:rPr>
              <w:rFonts w:ascii="Arial" w:hAnsi="Arial" w:cs="Arial"/>
              <w:color w:val="000000" w:themeColor="text1"/>
              <w:sz w:val="22"/>
              <w:szCs w:val="22"/>
            </w:rPr>
          </w:rPrChange>
        </w:rPr>
        <w:t>1</w:t>
      </w:r>
      <w:r w:rsidR="000D5309" w:rsidRPr="00234F97">
        <w:rPr>
          <w:rFonts w:ascii="Arial" w:hAnsi="Arial" w:cs="Arial"/>
          <w:color w:val="000000" w:themeColor="text1"/>
          <w:sz w:val="22"/>
          <w:szCs w:val="22"/>
          <w:lang w:val="en-GB"/>
          <w:rPrChange w:id="588" w:author="Johannes Zauner" w:date="2025-09-12T14:01:00Z" w16du:dateUtc="2025-09-12T12:01:00Z">
            <w:rPr>
              <w:rFonts w:ascii="Arial" w:hAnsi="Arial" w:cs="Arial"/>
              <w:color w:val="000000" w:themeColor="text1"/>
              <w:sz w:val="22"/>
              <w:szCs w:val="22"/>
            </w:rPr>
          </w:rPrChange>
        </w:rPr>
        <w:t>7</w:t>
      </w:r>
      <w:r w:rsidR="002016AA" w:rsidRPr="00234F97">
        <w:rPr>
          <w:rFonts w:ascii="Arial" w:hAnsi="Arial" w:cs="Arial"/>
          <w:color w:val="000000" w:themeColor="text1"/>
          <w:sz w:val="22"/>
          <w:szCs w:val="22"/>
          <w:lang w:val="en-GB"/>
          <w:rPrChange w:id="589" w:author="Johannes Zauner" w:date="2025-09-12T14:01:00Z" w16du:dateUtc="2025-09-12T12:01:00Z">
            <w:rPr>
              <w:rFonts w:ascii="Arial" w:hAnsi="Arial" w:cs="Arial"/>
              <w:color w:val="000000" w:themeColor="text1"/>
              <w:sz w:val="22"/>
              <w:szCs w:val="22"/>
            </w:rPr>
          </w:rPrChange>
        </w:rPr>
        <w:t xml:space="preserve"> participants were recruited for the study.</w:t>
      </w:r>
    </w:p>
    <w:p w14:paraId="1D79F208" w14:textId="77777777" w:rsidR="00F210BF" w:rsidRPr="00234F97" w:rsidRDefault="00F210BF" w:rsidP="0011244B">
      <w:pPr>
        <w:spacing w:line="276" w:lineRule="auto"/>
        <w:jc w:val="both"/>
        <w:rPr>
          <w:rFonts w:ascii="Arial" w:hAnsi="Arial" w:cs="Arial"/>
          <w:b/>
          <w:bCs/>
          <w:color w:val="000000" w:themeColor="text1"/>
          <w:sz w:val="22"/>
          <w:szCs w:val="22"/>
          <w:lang w:val="en-GB"/>
          <w:rPrChange w:id="590" w:author="Johannes Zauner" w:date="2025-09-12T14:01:00Z" w16du:dateUtc="2025-09-12T12:01:00Z">
            <w:rPr>
              <w:rFonts w:ascii="Arial" w:hAnsi="Arial" w:cs="Arial"/>
              <w:b/>
              <w:bCs/>
              <w:color w:val="000000" w:themeColor="text1"/>
              <w:sz w:val="22"/>
              <w:szCs w:val="22"/>
            </w:rPr>
          </w:rPrChange>
        </w:rPr>
      </w:pPr>
    </w:p>
    <w:p w14:paraId="03D3C340" w14:textId="35D091E6" w:rsidR="002868E8" w:rsidRPr="00234F97" w:rsidRDefault="002868E8" w:rsidP="0011244B">
      <w:pPr>
        <w:pStyle w:val="berschrift2"/>
        <w:spacing w:line="276" w:lineRule="auto"/>
        <w:rPr>
          <w:rFonts w:ascii="Arial" w:hAnsi="Arial" w:cs="Arial"/>
          <w:b/>
          <w:bCs/>
          <w:color w:val="000000" w:themeColor="text1"/>
          <w:sz w:val="22"/>
          <w:szCs w:val="22"/>
          <w:lang w:val="en-GB"/>
          <w:rPrChange w:id="591"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592" w:author="Johannes Zauner" w:date="2025-09-12T14:01:00Z" w16du:dateUtc="2025-09-12T12:01:00Z">
            <w:rPr>
              <w:rFonts w:ascii="Arial" w:hAnsi="Arial" w:cs="Arial"/>
              <w:b/>
              <w:bCs/>
              <w:color w:val="000000" w:themeColor="text1"/>
              <w:sz w:val="22"/>
              <w:szCs w:val="22"/>
            </w:rPr>
          </w:rPrChange>
        </w:rPr>
        <w:lastRenderedPageBreak/>
        <w:t>Procedures</w:t>
      </w:r>
    </w:p>
    <w:p w14:paraId="0A356167" w14:textId="1A870664" w:rsidR="00C902C0" w:rsidRPr="00234F97" w:rsidRDefault="006E703F" w:rsidP="0011244B">
      <w:pPr>
        <w:spacing w:line="276" w:lineRule="auto"/>
        <w:jc w:val="both"/>
        <w:rPr>
          <w:rFonts w:ascii="Arial" w:hAnsi="Arial" w:cs="Arial"/>
          <w:color w:val="000000" w:themeColor="text1"/>
          <w:sz w:val="22"/>
          <w:szCs w:val="22"/>
          <w:lang w:val="en-GB"/>
          <w:rPrChange w:id="59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594" w:author="Johannes Zauner" w:date="2025-09-12T14:01:00Z" w16du:dateUtc="2025-09-12T12:01:00Z">
            <w:rPr>
              <w:rFonts w:ascii="Arial" w:hAnsi="Arial" w:cs="Arial"/>
              <w:color w:val="000000" w:themeColor="text1"/>
              <w:sz w:val="22"/>
              <w:szCs w:val="22"/>
            </w:rPr>
          </w:rPrChange>
        </w:rPr>
        <w:t xml:space="preserve">Eligible participants were invited to the </w:t>
      </w:r>
      <w:r w:rsidR="00FC4427" w:rsidRPr="00234F97">
        <w:rPr>
          <w:rFonts w:ascii="Arial" w:hAnsi="Arial" w:cs="Arial"/>
          <w:color w:val="000000" w:themeColor="text1"/>
          <w:sz w:val="22"/>
          <w:szCs w:val="22"/>
          <w:lang w:val="en-GB"/>
          <w:rPrChange w:id="595" w:author="Johannes Zauner" w:date="2025-09-12T14:01:00Z" w16du:dateUtc="2025-09-12T12:01:00Z">
            <w:rPr>
              <w:rFonts w:ascii="Arial" w:hAnsi="Arial" w:cs="Arial"/>
              <w:color w:val="000000" w:themeColor="text1"/>
              <w:sz w:val="22"/>
              <w:szCs w:val="22"/>
            </w:rPr>
          </w:rPrChange>
        </w:rPr>
        <w:t xml:space="preserve">department </w:t>
      </w:r>
      <w:r w:rsidRPr="00234F97">
        <w:rPr>
          <w:rFonts w:ascii="Arial" w:hAnsi="Arial" w:cs="Arial"/>
          <w:color w:val="000000" w:themeColor="text1"/>
          <w:sz w:val="22"/>
          <w:szCs w:val="22"/>
          <w:lang w:val="en-GB"/>
          <w:rPrChange w:id="596" w:author="Johannes Zauner" w:date="2025-09-12T14:01:00Z" w16du:dateUtc="2025-09-12T12:01:00Z">
            <w:rPr>
              <w:rFonts w:ascii="Arial" w:hAnsi="Arial" w:cs="Arial"/>
              <w:color w:val="000000" w:themeColor="text1"/>
              <w:sz w:val="22"/>
              <w:szCs w:val="22"/>
            </w:rPr>
          </w:rPrChange>
        </w:rPr>
        <w:t xml:space="preserve">on a </w:t>
      </w:r>
      <w:r w:rsidR="00B33C75" w:rsidRPr="00234F97">
        <w:rPr>
          <w:rFonts w:ascii="Arial" w:hAnsi="Arial" w:cs="Arial"/>
          <w:color w:val="000000" w:themeColor="text1"/>
          <w:sz w:val="22"/>
          <w:szCs w:val="22"/>
          <w:lang w:val="en-GB"/>
          <w:rPrChange w:id="597" w:author="Johannes Zauner" w:date="2025-09-12T14:01:00Z" w16du:dateUtc="2025-09-12T12:01:00Z">
            <w:rPr>
              <w:rFonts w:ascii="Arial" w:hAnsi="Arial" w:cs="Arial"/>
              <w:color w:val="000000" w:themeColor="text1"/>
              <w:sz w:val="22"/>
              <w:szCs w:val="22"/>
            </w:rPr>
          </w:rPrChange>
        </w:rPr>
        <w:t xml:space="preserve">given </w:t>
      </w:r>
      <w:r w:rsidRPr="00234F97">
        <w:rPr>
          <w:rFonts w:ascii="Arial" w:hAnsi="Arial" w:cs="Arial"/>
          <w:color w:val="000000" w:themeColor="text1"/>
          <w:sz w:val="22"/>
          <w:szCs w:val="22"/>
          <w:lang w:val="en-GB"/>
          <w:rPrChange w:id="598" w:author="Johannes Zauner" w:date="2025-09-12T14:01:00Z" w16du:dateUtc="2025-09-12T12:01:00Z">
            <w:rPr>
              <w:rFonts w:ascii="Arial" w:hAnsi="Arial" w:cs="Arial"/>
              <w:color w:val="000000" w:themeColor="text1"/>
              <w:sz w:val="22"/>
              <w:szCs w:val="22"/>
            </w:rPr>
          </w:rPrChange>
        </w:rPr>
        <w:t xml:space="preserve">Monday to begin the light </w:t>
      </w:r>
      <w:r w:rsidR="00C902C0" w:rsidRPr="00234F97">
        <w:rPr>
          <w:rFonts w:ascii="Arial" w:hAnsi="Arial" w:cs="Arial"/>
          <w:color w:val="000000" w:themeColor="text1"/>
          <w:sz w:val="22"/>
          <w:szCs w:val="22"/>
          <w:lang w:val="en-GB"/>
          <w:rPrChange w:id="599" w:author="Johannes Zauner" w:date="2025-09-12T14:01:00Z" w16du:dateUtc="2025-09-12T12:01:00Z">
            <w:rPr>
              <w:rFonts w:ascii="Arial" w:hAnsi="Arial" w:cs="Arial"/>
              <w:color w:val="000000" w:themeColor="text1"/>
              <w:sz w:val="22"/>
              <w:szCs w:val="22"/>
            </w:rPr>
          </w:rPrChange>
        </w:rPr>
        <w:t>exposure</w:t>
      </w:r>
      <w:r w:rsidR="00792E1D" w:rsidRPr="00234F97">
        <w:rPr>
          <w:rFonts w:ascii="Arial" w:hAnsi="Arial" w:cs="Arial"/>
          <w:color w:val="000000" w:themeColor="text1"/>
          <w:sz w:val="22"/>
          <w:szCs w:val="22"/>
          <w:lang w:val="en-GB"/>
          <w:rPrChange w:id="600" w:author="Johannes Zauner" w:date="2025-09-12T14:01:00Z" w16du:dateUtc="2025-09-12T12:01:00Z">
            <w:rPr>
              <w:rFonts w:ascii="Arial" w:hAnsi="Arial" w:cs="Arial"/>
              <w:color w:val="000000" w:themeColor="text1"/>
              <w:sz w:val="22"/>
              <w:szCs w:val="22"/>
            </w:rPr>
          </w:rPrChange>
        </w:rPr>
        <w:t xml:space="preserve"> assessment</w:t>
      </w:r>
      <w:r w:rsidR="009F2240" w:rsidRPr="00234F97">
        <w:rPr>
          <w:rFonts w:ascii="Arial" w:hAnsi="Arial" w:cs="Arial"/>
          <w:color w:val="000000" w:themeColor="text1"/>
          <w:sz w:val="22"/>
          <w:szCs w:val="22"/>
          <w:lang w:val="en-GB"/>
          <w:rPrChange w:id="601"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02"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603" w:author="Johannes Zauner" w:date="2025-09-12T14:01:00Z" w16du:dateUtc="2025-09-12T12:01:00Z">
            <w:rPr>
              <w:rFonts w:ascii="Arial" w:hAnsi="Arial" w:cs="Arial"/>
              <w:color w:val="000000" w:themeColor="text1"/>
              <w:sz w:val="22"/>
              <w:szCs w:val="22"/>
            </w:rPr>
          </w:rPrChange>
        </w:rPr>
        <w:t xml:space="preserve"> finished the following Monday. On the first Monday (day 1), participants received detailed information about the study and signed an informed consent form. They also received three wearable light loggers, which they were instructed to wear at chest level, at the near-corneal plane and on their wrist. They were given instructions on how to use the devices correctly. They also installed the </w:t>
      </w:r>
      <w:proofErr w:type="spellStart"/>
      <w:r w:rsidRPr="00234F97">
        <w:rPr>
          <w:rFonts w:ascii="Arial" w:hAnsi="Arial" w:cs="Arial"/>
          <w:color w:val="000000" w:themeColor="text1"/>
          <w:sz w:val="22"/>
          <w:szCs w:val="22"/>
          <w:lang w:val="en-GB"/>
          <w:rPrChange w:id="604" w:author="Johannes Zauner" w:date="2025-09-12T14:01:00Z" w16du:dateUtc="2025-09-12T12:01:00Z">
            <w:rPr>
              <w:rFonts w:ascii="Arial" w:hAnsi="Arial" w:cs="Arial"/>
              <w:color w:val="000000" w:themeColor="text1"/>
              <w:sz w:val="22"/>
              <w:szCs w:val="22"/>
            </w:rPr>
          </w:rPrChange>
        </w:rPr>
        <w:t>MyCap</w:t>
      </w:r>
      <w:proofErr w:type="spellEnd"/>
      <w:r w:rsidRPr="00234F97">
        <w:rPr>
          <w:rFonts w:ascii="Arial" w:hAnsi="Arial" w:cs="Arial"/>
          <w:color w:val="000000" w:themeColor="text1"/>
          <w:sz w:val="22"/>
          <w:szCs w:val="22"/>
          <w:lang w:val="en-GB"/>
          <w:rPrChange w:id="605" w:author="Johannes Zauner" w:date="2025-09-12T14:01:00Z" w16du:dateUtc="2025-09-12T12:01:00Z">
            <w:rPr>
              <w:rFonts w:ascii="Arial" w:hAnsi="Arial" w:cs="Arial"/>
              <w:color w:val="000000" w:themeColor="text1"/>
              <w:sz w:val="22"/>
              <w:szCs w:val="22"/>
            </w:rPr>
          </w:rPrChange>
        </w:rPr>
        <w:t xml:space="preserve"> app</w:t>
      </w:r>
      <w:r w:rsidR="0084013E" w:rsidRPr="00234F97">
        <w:rPr>
          <w:rFonts w:ascii="Arial" w:hAnsi="Arial" w:cs="Arial"/>
          <w:color w:val="000000" w:themeColor="text1"/>
          <w:sz w:val="22"/>
          <w:szCs w:val="22"/>
          <w:lang w:val="en-GB"/>
          <w:rPrChange w:id="606" w:author="Johannes Zauner" w:date="2025-09-12T14:01:00Z" w16du:dateUtc="2025-09-12T12:01:00Z">
            <w:rPr>
              <w:rFonts w:ascii="Arial" w:hAnsi="Arial" w:cs="Arial"/>
              <w:color w:val="000000" w:themeColor="text1"/>
              <w:sz w:val="22"/>
              <w:szCs w:val="22"/>
            </w:rPr>
          </w:rPrChange>
        </w:rPr>
        <w:t xml:space="preserve"> </w:t>
      </w:r>
      <w:r w:rsidR="0084013E" w:rsidRPr="00234F97">
        <w:rPr>
          <w:rFonts w:ascii="Arial" w:hAnsi="Arial" w:cs="Arial"/>
          <w:color w:val="000000" w:themeColor="text1"/>
          <w:sz w:val="22"/>
          <w:szCs w:val="22"/>
          <w:lang w:val="en-GB"/>
          <w:rPrChange w:id="607" w:author="Johannes Zauner" w:date="2025-09-12T14:01:00Z" w16du:dateUtc="2025-09-12T12:01:00Z">
            <w:rPr>
              <w:rFonts w:ascii="Arial" w:hAnsi="Arial" w:cs="Arial"/>
              <w:color w:val="000000" w:themeColor="text1"/>
              <w:sz w:val="22"/>
              <w:szCs w:val="22"/>
            </w:rPr>
          </w:rPrChange>
        </w:rPr>
        <w:fldChar w:fldCharType="begin"/>
      </w:r>
      <w:r w:rsidR="00A830AA" w:rsidRPr="00234F97">
        <w:rPr>
          <w:rFonts w:ascii="Arial" w:hAnsi="Arial" w:cs="Arial"/>
          <w:color w:val="000000" w:themeColor="text1"/>
          <w:sz w:val="22"/>
          <w:szCs w:val="22"/>
          <w:lang w:val="en-GB"/>
          <w:rPrChange w:id="608" w:author="Johannes Zauner" w:date="2025-09-12T14:01:00Z" w16du:dateUtc="2025-09-12T12:01:00Z">
            <w:rPr>
              <w:rFonts w:ascii="Arial" w:hAnsi="Arial" w:cs="Arial"/>
              <w:color w:val="000000" w:themeColor="text1"/>
              <w:sz w:val="22"/>
              <w:szCs w:val="22"/>
            </w:rPr>
          </w:rPrChange>
        </w:rPr>
        <w:instrText xml:space="preserve"> ADDIN EN.CITE &lt;EndNote&gt;&lt;Cite&gt;&lt;Author&gt;Harris&lt;/Author&gt;&lt;Year&gt;2022&lt;/Year&gt;&lt;RecNum&gt;21&lt;/RecNum&gt;&lt;DisplayText&gt;[28]&lt;/DisplayText&gt;&lt;record&gt;&lt;rec-number&gt;21&lt;/rec-number&gt;&lt;foreign-keys&gt;&lt;key app="EN" db-id="sfw0fvxxu2vvxcex2x05arxcfdee2erza2zf" timestamp="1756283173"&gt;21&lt;/key&gt;&lt;/foreign-keys&gt;&lt;ref-type name="Journal Article"&gt;17&lt;/ref-type&gt;&lt;contributors&gt;&lt;authors&gt;&lt;author&gt;Harris, Paul A&lt;/author&gt;&lt;author&gt;Swafford, Jonathan&lt;/author&gt;&lt;author&gt;Serdoz, Emily S&lt;/author&gt;&lt;author&gt;Eidenmuller, Jessica&lt;/author&gt;&lt;author&gt;Delacqua, Giovanni&lt;/author&gt;&lt;author&gt;Jagtap, Vaishali&lt;/author&gt;&lt;author&gt;Taylor, Robert J&lt;/author&gt;&lt;author&gt;Gelbard, Alexander&lt;/author&gt;&lt;author&gt;Cheng, Alex C&lt;/author&gt;&lt;author&gt;Duda, Stephany N&lt;/author&gt;&lt;/authors&gt;&lt;/contributors&gt;&lt;titles&gt;&lt;title&gt;MyCap: a flexible and configurable platform for mobilizing the participant voice&lt;/title&gt;&lt;secondary-title&gt;JAMIA open&lt;/secondary-title&gt;&lt;/titles&gt;&lt;periodical&gt;&lt;full-title&gt;JAMIA open&lt;/full-title&gt;&lt;/periodical&gt;&lt;pages&gt;ooac047&lt;/pages&gt;&lt;volume&gt;5&lt;/volume&gt;&lt;number&gt;2&lt;/number&gt;&lt;dates&gt;&lt;year&gt;2022&lt;/year&gt;&lt;/dates&gt;&lt;isbn&gt;2574-2531&lt;/isbn&gt;&lt;urls&gt;&lt;/urls&gt;&lt;/record&gt;&lt;/Cite&gt;&lt;/EndNote&gt;</w:instrText>
      </w:r>
      <w:r w:rsidR="0084013E" w:rsidRPr="00234F97">
        <w:rPr>
          <w:rFonts w:ascii="Arial" w:hAnsi="Arial" w:cs="Arial"/>
          <w:color w:val="000000" w:themeColor="text1"/>
          <w:sz w:val="22"/>
          <w:szCs w:val="22"/>
          <w:lang w:val="en-GB"/>
          <w:rPrChange w:id="609" w:author="Johannes Zauner" w:date="2025-09-12T14:01:00Z" w16du:dateUtc="2025-09-12T12:01:00Z">
            <w:rPr>
              <w:rFonts w:ascii="Arial" w:hAnsi="Arial" w:cs="Arial"/>
              <w:color w:val="000000" w:themeColor="text1"/>
              <w:sz w:val="22"/>
              <w:szCs w:val="22"/>
            </w:rPr>
          </w:rPrChange>
        </w:rPr>
        <w:fldChar w:fldCharType="separate"/>
      </w:r>
      <w:r w:rsidR="00A830AA" w:rsidRPr="00234F97">
        <w:rPr>
          <w:rFonts w:ascii="Arial" w:hAnsi="Arial" w:cs="Arial"/>
          <w:noProof/>
          <w:color w:val="000000" w:themeColor="text1"/>
          <w:sz w:val="22"/>
          <w:szCs w:val="22"/>
          <w:lang w:val="en-GB"/>
          <w:rPrChange w:id="610" w:author="Johannes Zauner" w:date="2025-09-12T14:01:00Z" w16du:dateUtc="2025-09-12T12:01:00Z">
            <w:rPr>
              <w:rFonts w:ascii="Arial" w:hAnsi="Arial" w:cs="Arial"/>
              <w:noProof/>
              <w:color w:val="000000" w:themeColor="text1"/>
              <w:sz w:val="22"/>
              <w:szCs w:val="22"/>
            </w:rPr>
          </w:rPrChange>
        </w:rPr>
        <w:t>[28]</w:t>
      </w:r>
      <w:r w:rsidR="0084013E" w:rsidRPr="00234F97">
        <w:rPr>
          <w:rFonts w:ascii="Arial" w:hAnsi="Arial" w:cs="Arial"/>
          <w:color w:val="000000" w:themeColor="text1"/>
          <w:sz w:val="22"/>
          <w:szCs w:val="22"/>
          <w:lang w:val="en-GB"/>
          <w:rPrChange w:id="611"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612" w:author="Johannes Zauner" w:date="2025-09-12T14:01:00Z" w16du:dateUtc="2025-09-12T12:01:00Z">
            <w:rPr>
              <w:rFonts w:ascii="Arial" w:hAnsi="Arial" w:cs="Arial"/>
              <w:color w:val="000000" w:themeColor="text1"/>
              <w:sz w:val="22"/>
              <w:szCs w:val="22"/>
            </w:rPr>
          </w:rPrChange>
        </w:rPr>
        <w:t xml:space="preserve">, which integrates with </w:t>
      </w:r>
      <w:proofErr w:type="spellStart"/>
      <w:r w:rsidRPr="00234F97">
        <w:rPr>
          <w:rFonts w:ascii="Arial" w:hAnsi="Arial" w:cs="Arial"/>
          <w:color w:val="000000" w:themeColor="text1"/>
          <w:sz w:val="22"/>
          <w:szCs w:val="22"/>
          <w:lang w:val="en-GB"/>
          <w:rPrChange w:id="613" w:author="Johannes Zauner" w:date="2025-09-12T14:01:00Z" w16du:dateUtc="2025-09-12T12:01:00Z">
            <w:rPr>
              <w:rFonts w:ascii="Arial" w:hAnsi="Arial" w:cs="Arial"/>
              <w:color w:val="000000" w:themeColor="text1"/>
              <w:sz w:val="22"/>
              <w:szCs w:val="22"/>
            </w:rPr>
          </w:rPrChange>
        </w:rPr>
        <w:t>REDCap</w:t>
      </w:r>
      <w:proofErr w:type="spellEnd"/>
      <w:r w:rsidR="0084013E" w:rsidRPr="00234F97">
        <w:rPr>
          <w:rFonts w:ascii="Arial" w:hAnsi="Arial" w:cs="Arial"/>
          <w:color w:val="000000" w:themeColor="text1"/>
          <w:sz w:val="22"/>
          <w:szCs w:val="22"/>
          <w:lang w:val="en-GB"/>
          <w:rPrChange w:id="614" w:author="Johannes Zauner" w:date="2025-09-12T14:01:00Z" w16du:dateUtc="2025-09-12T12:01:00Z">
            <w:rPr>
              <w:rFonts w:ascii="Arial" w:hAnsi="Arial" w:cs="Arial"/>
              <w:color w:val="000000" w:themeColor="text1"/>
              <w:sz w:val="22"/>
              <w:szCs w:val="22"/>
            </w:rPr>
          </w:rPrChange>
        </w:rPr>
        <w:t xml:space="preserve"> and was used to</w:t>
      </w:r>
      <w:r w:rsidRPr="00234F97">
        <w:rPr>
          <w:rFonts w:ascii="Arial" w:hAnsi="Arial" w:cs="Arial"/>
          <w:color w:val="000000" w:themeColor="text1"/>
          <w:sz w:val="22"/>
          <w:szCs w:val="22"/>
          <w:lang w:val="en-GB"/>
          <w:rPrChange w:id="615" w:author="Johannes Zauner" w:date="2025-09-12T14:01:00Z" w16du:dateUtc="2025-09-12T12:01:00Z">
            <w:rPr>
              <w:rFonts w:ascii="Arial" w:hAnsi="Arial" w:cs="Arial"/>
              <w:color w:val="000000" w:themeColor="text1"/>
              <w:sz w:val="22"/>
              <w:szCs w:val="22"/>
            </w:rPr>
          </w:rPrChange>
        </w:rPr>
        <w:t xml:space="preserve"> complete the daily questionnaires </w:t>
      </w:r>
      <w:r w:rsidR="0084013E" w:rsidRPr="00234F97">
        <w:rPr>
          <w:rFonts w:ascii="Arial" w:hAnsi="Arial" w:cs="Arial"/>
          <w:color w:val="000000" w:themeColor="text1"/>
          <w:sz w:val="22"/>
          <w:szCs w:val="22"/>
          <w:lang w:val="en-GB"/>
          <w:rPrChange w:id="616" w:author="Johannes Zauner" w:date="2025-09-12T14:01:00Z" w16du:dateUtc="2025-09-12T12:01:00Z">
            <w:rPr>
              <w:rFonts w:ascii="Arial" w:hAnsi="Arial" w:cs="Arial"/>
              <w:color w:val="000000" w:themeColor="text1"/>
              <w:sz w:val="22"/>
              <w:szCs w:val="22"/>
            </w:rPr>
          </w:rPrChange>
        </w:rPr>
        <w:t>during the light study.</w:t>
      </w:r>
    </w:p>
    <w:p w14:paraId="0F79FB92" w14:textId="77777777" w:rsidR="00C902C0" w:rsidRPr="00234F97" w:rsidRDefault="00C902C0" w:rsidP="0011244B">
      <w:pPr>
        <w:spacing w:line="276" w:lineRule="auto"/>
        <w:jc w:val="both"/>
        <w:rPr>
          <w:rFonts w:ascii="Arial" w:hAnsi="Arial" w:cs="Arial"/>
          <w:color w:val="000000" w:themeColor="text1"/>
          <w:sz w:val="22"/>
          <w:szCs w:val="22"/>
          <w:lang w:val="en-GB"/>
          <w:rPrChange w:id="617" w:author="Johannes Zauner" w:date="2025-09-12T14:01:00Z" w16du:dateUtc="2025-09-12T12:01:00Z">
            <w:rPr>
              <w:rFonts w:ascii="Arial" w:hAnsi="Arial" w:cs="Arial"/>
              <w:color w:val="000000" w:themeColor="text1"/>
              <w:sz w:val="22"/>
              <w:szCs w:val="22"/>
            </w:rPr>
          </w:rPrChange>
        </w:rPr>
      </w:pPr>
    </w:p>
    <w:p w14:paraId="4574AE6E" w14:textId="19FA249C" w:rsidR="009B0AFC" w:rsidRPr="00234F97" w:rsidRDefault="00F369A1" w:rsidP="0011244B">
      <w:pPr>
        <w:pStyle w:val="berschrift2"/>
        <w:spacing w:line="276" w:lineRule="auto"/>
        <w:rPr>
          <w:rFonts w:ascii="Arial" w:hAnsi="Arial" w:cs="Arial"/>
          <w:b/>
          <w:bCs/>
          <w:color w:val="000000" w:themeColor="text1"/>
          <w:sz w:val="22"/>
          <w:szCs w:val="22"/>
          <w:lang w:val="en-GB"/>
          <w:rPrChange w:id="618"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619" w:author="Johannes Zauner" w:date="2025-09-12T14:01:00Z" w16du:dateUtc="2025-09-12T12:01:00Z">
            <w:rPr>
              <w:rFonts w:ascii="Arial" w:hAnsi="Arial" w:cs="Arial"/>
              <w:b/>
              <w:bCs/>
              <w:color w:val="000000" w:themeColor="text1"/>
              <w:sz w:val="22"/>
              <w:szCs w:val="22"/>
            </w:rPr>
          </w:rPrChange>
        </w:rPr>
        <w:t>Measure</w:t>
      </w:r>
      <w:r w:rsidR="00A968A8" w:rsidRPr="00234F97">
        <w:rPr>
          <w:rFonts w:ascii="Arial" w:hAnsi="Arial" w:cs="Arial"/>
          <w:b/>
          <w:bCs/>
          <w:color w:val="000000" w:themeColor="text1"/>
          <w:sz w:val="22"/>
          <w:szCs w:val="22"/>
          <w:lang w:val="en-GB"/>
          <w:rPrChange w:id="620" w:author="Johannes Zauner" w:date="2025-09-12T14:01:00Z" w16du:dateUtc="2025-09-12T12:01:00Z">
            <w:rPr>
              <w:rFonts w:ascii="Arial" w:hAnsi="Arial" w:cs="Arial"/>
              <w:b/>
              <w:bCs/>
              <w:color w:val="000000" w:themeColor="text1"/>
              <w:sz w:val="22"/>
              <w:szCs w:val="22"/>
            </w:rPr>
          </w:rPrChange>
        </w:rPr>
        <w:t xml:space="preserve">s and </w:t>
      </w:r>
      <w:r w:rsidR="00085D94" w:rsidRPr="00234F97">
        <w:rPr>
          <w:rFonts w:ascii="Arial" w:hAnsi="Arial" w:cs="Arial"/>
          <w:b/>
          <w:bCs/>
          <w:color w:val="000000" w:themeColor="text1"/>
          <w:sz w:val="22"/>
          <w:szCs w:val="22"/>
          <w:lang w:val="en-GB"/>
          <w:rPrChange w:id="621" w:author="Johannes Zauner" w:date="2025-09-12T14:01:00Z" w16du:dateUtc="2025-09-12T12:01:00Z">
            <w:rPr>
              <w:rFonts w:ascii="Arial" w:hAnsi="Arial" w:cs="Arial"/>
              <w:b/>
              <w:bCs/>
              <w:color w:val="000000" w:themeColor="text1"/>
              <w:sz w:val="22"/>
              <w:szCs w:val="22"/>
            </w:rPr>
          </w:rPrChange>
        </w:rPr>
        <w:t>d</w:t>
      </w:r>
      <w:r w:rsidR="00A968A8" w:rsidRPr="00234F97">
        <w:rPr>
          <w:rFonts w:ascii="Arial" w:hAnsi="Arial" w:cs="Arial"/>
          <w:b/>
          <w:bCs/>
          <w:color w:val="000000" w:themeColor="text1"/>
          <w:sz w:val="22"/>
          <w:szCs w:val="22"/>
          <w:lang w:val="en-GB"/>
          <w:rPrChange w:id="622" w:author="Johannes Zauner" w:date="2025-09-12T14:01:00Z" w16du:dateUtc="2025-09-12T12:01:00Z">
            <w:rPr>
              <w:rFonts w:ascii="Arial" w:hAnsi="Arial" w:cs="Arial"/>
              <w:b/>
              <w:bCs/>
              <w:color w:val="000000" w:themeColor="text1"/>
              <w:sz w:val="22"/>
              <w:szCs w:val="22"/>
            </w:rPr>
          </w:rPrChange>
        </w:rPr>
        <w:t xml:space="preserve">ata </w:t>
      </w:r>
      <w:r w:rsidR="00085D94" w:rsidRPr="00234F97">
        <w:rPr>
          <w:rFonts w:ascii="Arial" w:hAnsi="Arial" w:cs="Arial"/>
          <w:b/>
          <w:bCs/>
          <w:color w:val="000000" w:themeColor="text1"/>
          <w:sz w:val="22"/>
          <w:szCs w:val="22"/>
          <w:lang w:val="en-GB"/>
          <w:rPrChange w:id="623" w:author="Johannes Zauner" w:date="2025-09-12T14:01:00Z" w16du:dateUtc="2025-09-12T12:01:00Z">
            <w:rPr>
              <w:rFonts w:ascii="Arial" w:hAnsi="Arial" w:cs="Arial"/>
              <w:b/>
              <w:bCs/>
              <w:color w:val="000000" w:themeColor="text1"/>
              <w:sz w:val="22"/>
              <w:szCs w:val="22"/>
            </w:rPr>
          </w:rPrChange>
        </w:rPr>
        <w:t>c</w:t>
      </w:r>
      <w:r w:rsidR="00A968A8" w:rsidRPr="00234F97">
        <w:rPr>
          <w:rFonts w:ascii="Arial" w:hAnsi="Arial" w:cs="Arial"/>
          <w:b/>
          <w:bCs/>
          <w:color w:val="000000" w:themeColor="text1"/>
          <w:sz w:val="22"/>
          <w:szCs w:val="22"/>
          <w:lang w:val="en-GB"/>
          <w:rPrChange w:id="624" w:author="Johannes Zauner" w:date="2025-09-12T14:01:00Z" w16du:dateUtc="2025-09-12T12:01:00Z">
            <w:rPr>
              <w:rFonts w:ascii="Arial" w:hAnsi="Arial" w:cs="Arial"/>
              <w:b/>
              <w:bCs/>
              <w:color w:val="000000" w:themeColor="text1"/>
              <w:sz w:val="22"/>
              <w:szCs w:val="22"/>
            </w:rPr>
          </w:rPrChange>
        </w:rPr>
        <w:t>ollection</w:t>
      </w:r>
    </w:p>
    <w:p w14:paraId="1FE6B781" w14:textId="4FEC3CC3" w:rsidR="009B0AFC" w:rsidRPr="00234F97" w:rsidRDefault="009B0AFC" w:rsidP="0011244B">
      <w:pPr>
        <w:pStyle w:val="berschrift3"/>
        <w:spacing w:line="276" w:lineRule="auto"/>
        <w:rPr>
          <w:rFonts w:ascii="Arial" w:hAnsi="Arial" w:cs="Arial"/>
          <w:i/>
          <w:iCs/>
          <w:color w:val="000000" w:themeColor="text1"/>
          <w:sz w:val="22"/>
          <w:szCs w:val="22"/>
          <w:lang w:val="en-GB"/>
          <w:rPrChange w:id="625" w:author="Johannes Zauner" w:date="2025-09-12T14:01:00Z" w16du:dateUtc="2025-09-12T12:01:00Z">
            <w:rPr>
              <w:rFonts w:ascii="Arial" w:hAnsi="Arial" w:cs="Arial"/>
              <w:i/>
              <w:iCs/>
              <w:color w:val="000000" w:themeColor="text1"/>
              <w:sz w:val="22"/>
              <w:szCs w:val="22"/>
            </w:rPr>
          </w:rPrChange>
        </w:rPr>
      </w:pPr>
      <w:proofErr w:type="spellStart"/>
      <w:r w:rsidRPr="00234F97">
        <w:rPr>
          <w:rFonts w:ascii="Arial" w:hAnsi="Arial" w:cs="Arial"/>
          <w:i/>
          <w:iCs/>
          <w:color w:val="000000" w:themeColor="text1"/>
          <w:sz w:val="22"/>
          <w:szCs w:val="22"/>
          <w:lang w:val="en-GB"/>
          <w:rPrChange w:id="626" w:author="Johannes Zauner" w:date="2025-09-12T14:01:00Z" w16du:dateUtc="2025-09-12T12:01:00Z">
            <w:rPr>
              <w:rFonts w:ascii="Arial" w:hAnsi="Arial" w:cs="Arial"/>
              <w:i/>
              <w:iCs/>
              <w:color w:val="000000" w:themeColor="text1"/>
              <w:sz w:val="22"/>
              <w:szCs w:val="22"/>
            </w:rPr>
          </w:rPrChange>
        </w:rPr>
        <w:t>ActLumus</w:t>
      </w:r>
      <w:proofErr w:type="spellEnd"/>
      <w:r w:rsidRPr="00234F97">
        <w:rPr>
          <w:rFonts w:ascii="Arial" w:hAnsi="Arial" w:cs="Arial"/>
          <w:i/>
          <w:iCs/>
          <w:color w:val="000000" w:themeColor="text1"/>
          <w:sz w:val="22"/>
          <w:szCs w:val="22"/>
          <w:lang w:val="en-GB"/>
          <w:rPrChange w:id="627" w:author="Johannes Zauner" w:date="2025-09-12T14:01:00Z" w16du:dateUtc="2025-09-12T12:01:00Z">
            <w:rPr>
              <w:rFonts w:ascii="Arial" w:hAnsi="Arial" w:cs="Arial"/>
              <w:i/>
              <w:iCs/>
              <w:color w:val="000000" w:themeColor="text1"/>
              <w:sz w:val="22"/>
              <w:szCs w:val="22"/>
            </w:rPr>
          </w:rPrChange>
        </w:rPr>
        <w:t xml:space="preserve"> light loggers (Condor Instruments, São Paulo, Brazil)</w:t>
      </w:r>
    </w:p>
    <w:p w14:paraId="6F9DEC0B" w14:textId="19AFA49F" w:rsidR="00C902C0" w:rsidRPr="00234F97" w:rsidRDefault="00C902C0" w:rsidP="0011244B">
      <w:pPr>
        <w:spacing w:line="276" w:lineRule="auto"/>
        <w:jc w:val="both"/>
        <w:rPr>
          <w:rFonts w:ascii="Arial" w:hAnsi="Arial" w:cs="Arial"/>
          <w:color w:val="000000" w:themeColor="text1"/>
          <w:sz w:val="22"/>
          <w:szCs w:val="22"/>
          <w:lang w:val="en-GB"/>
          <w:rPrChange w:id="628"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29" w:author="Johannes Zauner" w:date="2025-09-12T14:01:00Z" w16du:dateUtc="2025-09-12T12:01:00Z">
            <w:rPr>
              <w:rFonts w:ascii="Arial" w:hAnsi="Arial" w:cs="Arial"/>
              <w:color w:val="000000" w:themeColor="text1"/>
              <w:sz w:val="22"/>
              <w:szCs w:val="22"/>
            </w:rPr>
          </w:rPrChange>
        </w:rPr>
        <w:t xml:space="preserve">Three </w:t>
      </w:r>
      <w:proofErr w:type="spellStart"/>
      <w:r w:rsidRPr="00234F97">
        <w:rPr>
          <w:rFonts w:ascii="Arial" w:hAnsi="Arial" w:cs="Arial"/>
          <w:color w:val="000000" w:themeColor="text1"/>
          <w:sz w:val="22"/>
          <w:szCs w:val="22"/>
          <w:lang w:val="en-GB"/>
          <w:rPrChange w:id="630" w:author="Johannes Zauner" w:date="2025-09-12T14:01:00Z" w16du:dateUtc="2025-09-12T12:01:00Z">
            <w:rPr>
              <w:rFonts w:ascii="Arial" w:hAnsi="Arial" w:cs="Arial"/>
              <w:color w:val="000000" w:themeColor="text1"/>
              <w:sz w:val="22"/>
              <w:szCs w:val="22"/>
            </w:rPr>
          </w:rPrChange>
        </w:rPr>
        <w:t>ActLumus</w:t>
      </w:r>
      <w:proofErr w:type="spellEnd"/>
      <w:r w:rsidRPr="00234F97">
        <w:rPr>
          <w:rFonts w:ascii="Arial" w:hAnsi="Arial" w:cs="Arial"/>
          <w:color w:val="000000" w:themeColor="text1"/>
          <w:sz w:val="22"/>
          <w:szCs w:val="22"/>
          <w:lang w:val="en-GB"/>
          <w:rPrChange w:id="631" w:author="Johannes Zauner" w:date="2025-09-12T14:01:00Z" w16du:dateUtc="2025-09-12T12:01:00Z">
            <w:rPr>
              <w:rFonts w:ascii="Arial" w:hAnsi="Arial" w:cs="Arial"/>
              <w:color w:val="000000" w:themeColor="text1"/>
              <w:sz w:val="22"/>
              <w:szCs w:val="22"/>
            </w:rPr>
          </w:rPrChange>
        </w:rPr>
        <w:t xml:space="preserve"> light loggers (Condor Instruments, São Paulo, Brazil) were used to objectively measure personal light exposure and activity</w:t>
      </w:r>
      <w:r w:rsidR="0069023E" w:rsidRPr="00234F97">
        <w:rPr>
          <w:rFonts w:ascii="Arial" w:hAnsi="Arial" w:cs="Arial"/>
          <w:color w:val="000000" w:themeColor="text1"/>
          <w:sz w:val="22"/>
          <w:szCs w:val="22"/>
          <w:lang w:val="en-GB"/>
          <w:rPrChange w:id="632" w:author="Johannes Zauner" w:date="2025-09-12T14:01:00Z" w16du:dateUtc="2025-09-12T12:01:00Z">
            <w:rPr>
              <w:rFonts w:ascii="Arial" w:hAnsi="Arial" w:cs="Arial"/>
              <w:color w:val="000000" w:themeColor="text1"/>
              <w:sz w:val="22"/>
              <w:szCs w:val="22"/>
            </w:rPr>
          </w:rPrChange>
        </w:rPr>
        <w:t xml:space="preserve"> at different locations</w:t>
      </w:r>
      <w:r w:rsidRPr="00234F97">
        <w:rPr>
          <w:rFonts w:ascii="Arial" w:hAnsi="Arial" w:cs="Arial"/>
          <w:color w:val="000000" w:themeColor="text1"/>
          <w:sz w:val="22"/>
          <w:szCs w:val="22"/>
          <w:lang w:val="en-GB"/>
          <w:rPrChange w:id="633" w:author="Johannes Zauner" w:date="2025-09-12T14:01:00Z" w16du:dateUtc="2025-09-12T12:01:00Z">
            <w:rPr>
              <w:rFonts w:ascii="Arial" w:hAnsi="Arial" w:cs="Arial"/>
              <w:color w:val="000000" w:themeColor="text1"/>
              <w:sz w:val="22"/>
              <w:szCs w:val="22"/>
            </w:rPr>
          </w:rPrChange>
        </w:rPr>
        <w:t xml:space="preserve">. One </w:t>
      </w:r>
      <w:proofErr w:type="spellStart"/>
      <w:r w:rsidRPr="00234F97">
        <w:rPr>
          <w:rFonts w:ascii="Arial" w:hAnsi="Arial" w:cs="Arial"/>
          <w:color w:val="000000" w:themeColor="text1"/>
          <w:sz w:val="22"/>
          <w:szCs w:val="22"/>
          <w:lang w:val="en-GB"/>
          <w:rPrChange w:id="634" w:author="Johannes Zauner" w:date="2025-09-12T14:01:00Z" w16du:dateUtc="2025-09-12T12:01:00Z">
            <w:rPr>
              <w:rFonts w:ascii="Arial" w:hAnsi="Arial" w:cs="Arial"/>
              <w:color w:val="000000" w:themeColor="text1"/>
              <w:sz w:val="22"/>
              <w:szCs w:val="22"/>
            </w:rPr>
          </w:rPrChange>
        </w:rPr>
        <w:t>ActLumus</w:t>
      </w:r>
      <w:proofErr w:type="spellEnd"/>
      <w:r w:rsidRPr="00234F97">
        <w:rPr>
          <w:rFonts w:ascii="Arial" w:hAnsi="Arial" w:cs="Arial"/>
          <w:color w:val="000000" w:themeColor="text1"/>
          <w:sz w:val="22"/>
          <w:szCs w:val="22"/>
          <w:lang w:val="en-GB"/>
          <w:rPrChange w:id="635" w:author="Johannes Zauner" w:date="2025-09-12T14:01:00Z" w16du:dateUtc="2025-09-12T12:01:00Z">
            <w:rPr>
              <w:rFonts w:ascii="Arial" w:hAnsi="Arial" w:cs="Arial"/>
              <w:color w:val="000000" w:themeColor="text1"/>
              <w:sz w:val="22"/>
              <w:szCs w:val="22"/>
            </w:rPr>
          </w:rPrChange>
        </w:rPr>
        <w:t xml:space="preserve"> was positioned near the corneal plane on a 3D-printed holder attached to the bridge of a pair of non-prescription glasses. </w:t>
      </w:r>
      <w:r w:rsidR="00973B5E" w:rsidRPr="00234F97">
        <w:rPr>
          <w:rFonts w:ascii="Arial" w:hAnsi="Arial" w:cs="Arial"/>
          <w:color w:val="000000" w:themeColor="text1"/>
          <w:sz w:val="22"/>
          <w:szCs w:val="22"/>
          <w:lang w:val="en-GB"/>
          <w:rPrChange w:id="636" w:author="Johannes Zauner" w:date="2025-09-12T14:01:00Z" w16du:dateUtc="2025-09-12T12:01:00Z">
            <w:rPr>
              <w:rFonts w:ascii="Arial" w:hAnsi="Arial" w:cs="Arial"/>
              <w:color w:val="000000" w:themeColor="text1"/>
              <w:sz w:val="22"/>
              <w:szCs w:val="22"/>
            </w:rPr>
          </w:rPrChange>
        </w:rPr>
        <w:t xml:space="preserve">A second </w:t>
      </w:r>
      <w:r w:rsidRPr="00234F97">
        <w:rPr>
          <w:rFonts w:ascii="Arial" w:hAnsi="Arial" w:cs="Arial"/>
          <w:color w:val="000000" w:themeColor="text1"/>
          <w:sz w:val="22"/>
          <w:szCs w:val="22"/>
          <w:lang w:val="en-GB"/>
          <w:rPrChange w:id="637" w:author="Johannes Zauner" w:date="2025-09-12T14:01:00Z" w16du:dateUtc="2025-09-12T12:01:00Z">
            <w:rPr>
              <w:rFonts w:ascii="Arial" w:hAnsi="Arial" w:cs="Arial"/>
              <w:color w:val="000000" w:themeColor="text1"/>
              <w:sz w:val="22"/>
              <w:szCs w:val="22"/>
            </w:rPr>
          </w:rPrChange>
        </w:rPr>
        <w:t xml:space="preserve">light logger was worn as a </w:t>
      </w:r>
      <w:r w:rsidR="000074F3" w:rsidRPr="00234F97">
        <w:rPr>
          <w:rFonts w:ascii="Arial" w:hAnsi="Arial" w:cs="Arial"/>
          <w:color w:val="000000" w:themeColor="text1"/>
          <w:sz w:val="22"/>
          <w:szCs w:val="22"/>
          <w:lang w:val="en-GB"/>
          <w:rPrChange w:id="638" w:author="Johannes Zauner" w:date="2025-09-12T14:01:00Z" w16du:dateUtc="2025-09-12T12:01:00Z">
            <w:rPr>
              <w:rFonts w:ascii="Arial" w:hAnsi="Arial" w:cs="Arial"/>
              <w:color w:val="000000" w:themeColor="text1"/>
              <w:sz w:val="22"/>
              <w:szCs w:val="22"/>
            </w:rPr>
          </w:rPrChange>
        </w:rPr>
        <w:t xml:space="preserve">manufacturer-supplied </w:t>
      </w:r>
      <w:r w:rsidRPr="00234F97">
        <w:rPr>
          <w:rFonts w:ascii="Arial" w:hAnsi="Arial" w:cs="Arial"/>
          <w:color w:val="000000" w:themeColor="text1"/>
          <w:sz w:val="22"/>
          <w:szCs w:val="22"/>
          <w:lang w:val="en-GB"/>
          <w:rPrChange w:id="639" w:author="Johannes Zauner" w:date="2025-09-12T14:01:00Z" w16du:dateUtc="2025-09-12T12:01:00Z">
            <w:rPr>
              <w:rFonts w:ascii="Arial" w:hAnsi="Arial" w:cs="Arial"/>
              <w:color w:val="000000" w:themeColor="text1"/>
              <w:sz w:val="22"/>
              <w:szCs w:val="22"/>
            </w:rPr>
          </w:rPrChange>
        </w:rPr>
        <w:t xml:space="preserve">pendant </w:t>
      </w:r>
      <w:r w:rsidR="000074F3" w:rsidRPr="00234F97">
        <w:rPr>
          <w:rFonts w:ascii="Arial" w:hAnsi="Arial" w:cs="Arial"/>
          <w:color w:val="000000" w:themeColor="text1"/>
          <w:sz w:val="22"/>
          <w:szCs w:val="22"/>
          <w:lang w:val="en-GB"/>
          <w:rPrChange w:id="640" w:author="Johannes Zauner" w:date="2025-09-12T14:01:00Z" w16du:dateUtc="2025-09-12T12:01:00Z">
            <w:rPr>
              <w:rFonts w:ascii="Arial" w:hAnsi="Arial" w:cs="Arial"/>
              <w:color w:val="000000" w:themeColor="text1"/>
              <w:sz w:val="22"/>
              <w:szCs w:val="22"/>
            </w:rPr>
          </w:rPrChange>
        </w:rPr>
        <w:t xml:space="preserve">attached to a lanyard </w:t>
      </w:r>
      <w:r w:rsidRPr="00234F97">
        <w:rPr>
          <w:rFonts w:ascii="Arial" w:hAnsi="Arial" w:cs="Arial"/>
          <w:color w:val="000000" w:themeColor="text1"/>
          <w:sz w:val="22"/>
          <w:szCs w:val="22"/>
          <w:lang w:val="en-GB"/>
          <w:rPrChange w:id="641" w:author="Johannes Zauner" w:date="2025-09-12T14:01:00Z" w16du:dateUtc="2025-09-12T12:01:00Z">
            <w:rPr>
              <w:rFonts w:ascii="Arial" w:hAnsi="Arial" w:cs="Arial"/>
              <w:color w:val="000000" w:themeColor="text1"/>
              <w:sz w:val="22"/>
              <w:szCs w:val="22"/>
            </w:rPr>
          </w:rPrChange>
        </w:rPr>
        <w:t xml:space="preserve">to measure light at chest level. The third light logger was worn at wrist level using the manufacturer-provided wristbands. </w:t>
      </w:r>
      <w:r w:rsidR="00927C12" w:rsidRPr="00234F97">
        <w:rPr>
          <w:rFonts w:ascii="Arial" w:hAnsi="Arial" w:cs="Arial"/>
          <w:color w:val="000000" w:themeColor="text1"/>
          <w:sz w:val="22"/>
          <w:szCs w:val="22"/>
          <w:lang w:val="en-GB"/>
          <w:rPrChange w:id="642" w:author="Johannes Zauner" w:date="2025-09-12T14:01:00Z" w16du:dateUtc="2025-09-12T12:01:00Z">
            <w:rPr>
              <w:rFonts w:ascii="Arial" w:hAnsi="Arial" w:cs="Arial"/>
              <w:color w:val="000000" w:themeColor="text1"/>
              <w:sz w:val="22"/>
              <w:szCs w:val="22"/>
            </w:rPr>
          </w:rPrChange>
        </w:rPr>
        <w:t>The devices record across the visible spectrum and provide calibrated alpha-</w:t>
      </w:r>
      <w:proofErr w:type="spellStart"/>
      <w:r w:rsidR="00927C12" w:rsidRPr="00234F97">
        <w:rPr>
          <w:rFonts w:ascii="Arial" w:hAnsi="Arial" w:cs="Arial"/>
          <w:color w:val="000000" w:themeColor="text1"/>
          <w:sz w:val="22"/>
          <w:szCs w:val="22"/>
          <w:lang w:val="en-GB"/>
          <w:rPrChange w:id="643" w:author="Johannes Zauner" w:date="2025-09-12T14:01:00Z" w16du:dateUtc="2025-09-12T12:01:00Z">
            <w:rPr>
              <w:rFonts w:ascii="Arial" w:hAnsi="Arial" w:cs="Arial"/>
              <w:color w:val="000000" w:themeColor="text1"/>
              <w:sz w:val="22"/>
              <w:szCs w:val="22"/>
            </w:rPr>
          </w:rPrChange>
        </w:rPr>
        <w:t>opic</w:t>
      </w:r>
      <w:proofErr w:type="spellEnd"/>
      <w:r w:rsidR="00927C12" w:rsidRPr="00234F97">
        <w:rPr>
          <w:rFonts w:ascii="Arial" w:hAnsi="Arial" w:cs="Arial"/>
          <w:color w:val="000000" w:themeColor="text1"/>
          <w:sz w:val="22"/>
          <w:szCs w:val="22"/>
          <w:lang w:val="en-GB"/>
          <w:rPrChange w:id="644" w:author="Johannes Zauner" w:date="2025-09-12T14:01:00Z" w16du:dateUtc="2025-09-12T12:01:00Z">
            <w:rPr>
              <w:rFonts w:ascii="Arial" w:hAnsi="Arial" w:cs="Arial"/>
              <w:color w:val="000000" w:themeColor="text1"/>
              <w:sz w:val="22"/>
              <w:szCs w:val="22"/>
            </w:rPr>
          </w:rPrChange>
        </w:rPr>
        <w:t xml:space="preserve"> and photopic metrics</w:t>
      </w:r>
      <w:r w:rsidR="00FA2491" w:rsidRPr="00234F97">
        <w:rPr>
          <w:rFonts w:ascii="Arial" w:hAnsi="Arial" w:cs="Arial"/>
          <w:color w:val="000000" w:themeColor="text1"/>
          <w:sz w:val="22"/>
          <w:szCs w:val="22"/>
          <w:lang w:val="en-GB"/>
          <w:rPrChange w:id="645" w:author="Johannes Zauner" w:date="2025-09-12T14:01:00Z" w16du:dateUtc="2025-09-12T12:01:00Z">
            <w:rPr>
              <w:rFonts w:ascii="Arial" w:hAnsi="Arial" w:cs="Arial"/>
              <w:color w:val="000000" w:themeColor="text1"/>
              <w:sz w:val="22"/>
              <w:szCs w:val="22"/>
            </w:rPr>
          </w:rPrChange>
        </w:rPr>
        <w:t>, as well as movement using an</w:t>
      </w:r>
      <w:r w:rsidRPr="00234F97">
        <w:rPr>
          <w:rFonts w:ascii="Arial" w:hAnsi="Arial" w:cs="Arial"/>
          <w:color w:val="000000" w:themeColor="text1"/>
          <w:sz w:val="22"/>
          <w:szCs w:val="22"/>
          <w:lang w:val="en-GB"/>
          <w:rPrChange w:id="646" w:author="Johannes Zauner" w:date="2025-09-12T14:01:00Z" w16du:dateUtc="2025-09-12T12:01:00Z">
            <w:rPr>
              <w:rFonts w:ascii="Arial" w:hAnsi="Arial" w:cs="Arial"/>
              <w:color w:val="000000" w:themeColor="text1"/>
              <w:sz w:val="22"/>
              <w:szCs w:val="22"/>
            </w:rPr>
          </w:rPrChange>
        </w:rPr>
        <w:t xml:space="preserve"> integrated tri-axial</w:t>
      </w:r>
      <w:r w:rsidR="00FA2491" w:rsidRPr="00234F97">
        <w:rPr>
          <w:rFonts w:ascii="Arial" w:hAnsi="Arial" w:cs="Arial"/>
          <w:color w:val="000000" w:themeColor="text1"/>
          <w:sz w:val="22"/>
          <w:szCs w:val="22"/>
          <w:lang w:val="en-GB"/>
          <w:rPrChange w:id="647" w:author="Johannes Zauner" w:date="2025-09-12T14:01:00Z" w16du:dateUtc="2025-09-12T12:01:00Z">
            <w:rPr>
              <w:rFonts w:ascii="Arial" w:hAnsi="Arial" w:cs="Arial"/>
              <w:color w:val="000000" w:themeColor="text1"/>
              <w:sz w:val="22"/>
              <w:szCs w:val="22"/>
            </w:rPr>
          </w:rPrChange>
        </w:rPr>
        <w:t xml:space="preserve"> accelerometer</w:t>
      </w:r>
      <w:r w:rsidRPr="00234F97">
        <w:rPr>
          <w:rFonts w:ascii="Arial" w:hAnsi="Arial" w:cs="Arial"/>
          <w:color w:val="000000" w:themeColor="text1"/>
          <w:sz w:val="22"/>
          <w:szCs w:val="22"/>
          <w:lang w:val="en-GB"/>
          <w:rPrChange w:id="648" w:author="Johannes Zauner" w:date="2025-09-12T14:01:00Z" w16du:dateUtc="2025-09-12T12:01:00Z">
            <w:rPr>
              <w:rFonts w:ascii="Arial" w:hAnsi="Arial" w:cs="Arial"/>
              <w:color w:val="000000" w:themeColor="text1"/>
              <w:sz w:val="22"/>
              <w:szCs w:val="22"/>
            </w:rPr>
          </w:rPrChange>
        </w:rPr>
        <w:t xml:space="preserve">. Each light logger was set to a 10-second sampling interval to achieve highly temporally resolved data. Participants were also instructed to </w:t>
      </w:r>
      <w:r w:rsidR="00872DE1" w:rsidRPr="00234F97">
        <w:rPr>
          <w:rFonts w:ascii="Arial" w:hAnsi="Arial" w:cs="Arial"/>
          <w:color w:val="000000" w:themeColor="text1"/>
          <w:sz w:val="22"/>
          <w:szCs w:val="22"/>
          <w:lang w:val="en-GB"/>
          <w:rPrChange w:id="649" w:author="Johannes Zauner" w:date="2025-09-12T14:01:00Z" w16du:dateUtc="2025-09-12T12:01:00Z">
            <w:rPr>
              <w:rFonts w:ascii="Arial" w:hAnsi="Arial" w:cs="Arial"/>
              <w:color w:val="000000" w:themeColor="text1"/>
              <w:sz w:val="22"/>
              <w:szCs w:val="22"/>
            </w:rPr>
          </w:rPrChange>
        </w:rPr>
        <w:t>follow instructions about when to wear and remove them</w:t>
      </w:r>
      <w:r w:rsidR="00A77A9B" w:rsidRPr="00234F97">
        <w:rPr>
          <w:rFonts w:ascii="Arial" w:hAnsi="Arial" w:cs="Arial"/>
          <w:color w:val="000000" w:themeColor="text1"/>
          <w:sz w:val="22"/>
          <w:szCs w:val="22"/>
          <w:lang w:val="en-GB"/>
          <w:rPrChange w:id="650"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51" w:author="Johannes Zauner" w:date="2025-09-12T14:01:00Z" w16du:dateUtc="2025-09-12T12:01:00Z">
            <w:rPr>
              <w:rFonts w:ascii="Arial" w:hAnsi="Arial" w:cs="Arial"/>
              <w:color w:val="000000" w:themeColor="text1"/>
              <w:sz w:val="22"/>
              <w:szCs w:val="22"/>
            </w:rPr>
          </w:rPrChange>
        </w:rPr>
        <w:t>and</w:t>
      </w:r>
      <w:r w:rsidR="00872DE1" w:rsidRPr="00234F97">
        <w:rPr>
          <w:rFonts w:ascii="Arial" w:hAnsi="Arial" w:cs="Arial"/>
          <w:color w:val="000000" w:themeColor="text1"/>
          <w:sz w:val="22"/>
          <w:szCs w:val="22"/>
          <w:lang w:val="en-GB"/>
          <w:rPrChange w:id="652" w:author="Johannes Zauner" w:date="2025-09-12T14:01:00Z" w16du:dateUtc="2025-09-12T12:01:00Z">
            <w:rPr>
              <w:rFonts w:ascii="Arial" w:hAnsi="Arial" w:cs="Arial"/>
              <w:color w:val="000000" w:themeColor="text1"/>
              <w:sz w:val="22"/>
              <w:szCs w:val="22"/>
            </w:rPr>
          </w:rPrChange>
        </w:rPr>
        <w:t xml:space="preserve"> ho</w:t>
      </w:r>
      <w:r w:rsidR="006F08E7" w:rsidRPr="00234F97">
        <w:rPr>
          <w:rFonts w:ascii="Arial" w:hAnsi="Arial" w:cs="Arial"/>
          <w:color w:val="000000" w:themeColor="text1"/>
          <w:sz w:val="22"/>
          <w:szCs w:val="22"/>
          <w:lang w:val="en-GB"/>
          <w:rPrChange w:id="653" w:author="Johannes Zauner" w:date="2025-09-12T14:01:00Z" w16du:dateUtc="2025-09-12T12:01:00Z">
            <w:rPr>
              <w:rFonts w:ascii="Arial" w:hAnsi="Arial" w:cs="Arial"/>
              <w:color w:val="000000" w:themeColor="text1"/>
              <w:sz w:val="22"/>
              <w:szCs w:val="22"/>
            </w:rPr>
          </w:rPrChange>
        </w:rPr>
        <w:t xml:space="preserve">w to document wear and non-wear. </w:t>
      </w:r>
      <w:r w:rsidRPr="00234F97">
        <w:rPr>
          <w:rFonts w:ascii="Arial" w:hAnsi="Arial" w:cs="Arial"/>
          <w:color w:val="000000" w:themeColor="text1"/>
          <w:sz w:val="22"/>
          <w:szCs w:val="22"/>
          <w:lang w:val="en-GB"/>
          <w:rPrChange w:id="654" w:author="Johannes Zauner" w:date="2025-09-12T14:01:00Z" w16du:dateUtc="2025-09-12T12:01:00Z">
            <w:rPr>
              <w:rFonts w:ascii="Arial" w:hAnsi="Arial" w:cs="Arial"/>
              <w:color w:val="000000" w:themeColor="text1"/>
              <w:sz w:val="22"/>
              <w:szCs w:val="22"/>
            </w:rPr>
          </w:rPrChange>
        </w:rPr>
        <w:t>They were also informed to ensure that the light loggers were not obstructed by clothing</w:t>
      </w:r>
      <w:r w:rsidR="00496C20" w:rsidRPr="00234F97">
        <w:rPr>
          <w:rFonts w:ascii="Arial" w:hAnsi="Arial" w:cs="Arial"/>
          <w:color w:val="000000" w:themeColor="text1"/>
          <w:sz w:val="22"/>
          <w:szCs w:val="22"/>
          <w:lang w:val="en-GB"/>
          <w:rPrChange w:id="655"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56"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657" w:author="Johannes Zauner" w:date="2025-09-12T14:01:00Z" w16du:dateUtc="2025-09-12T12:01:00Z">
            <w:rPr>
              <w:rFonts w:ascii="Arial" w:hAnsi="Arial" w:cs="Arial"/>
              <w:color w:val="000000" w:themeColor="text1"/>
              <w:sz w:val="22"/>
              <w:szCs w:val="22"/>
            </w:rPr>
          </w:rPrChange>
        </w:rPr>
        <w:t xml:space="preserve"> to remove them when in contact with water or during intense sporting activities. The devices were never charged or turned off during the light study week. </w:t>
      </w:r>
      <w:r w:rsidR="002B31D8" w:rsidRPr="00234F97">
        <w:rPr>
          <w:rFonts w:ascii="Arial" w:hAnsi="Arial" w:cs="Arial"/>
          <w:color w:val="000000" w:themeColor="text1"/>
          <w:sz w:val="22"/>
          <w:szCs w:val="22"/>
          <w:lang w:val="en-GB"/>
          <w:rPrChange w:id="658" w:author="Johannes Zauner" w:date="2025-09-12T14:01:00Z" w16du:dateUtc="2025-09-12T12:01:00Z">
            <w:rPr>
              <w:rFonts w:ascii="Arial" w:hAnsi="Arial" w:cs="Arial"/>
              <w:color w:val="000000" w:themeColor="text1"/>
              <w:sz w:val="22"/>
              <w:szCs w:val="22"/>
            </w:rPr>
          </w:rPrChange>
        </w:rPr>
        <w:t xml:space="preserve">The light exposure </w:t>
      </w:r>
      <w:r w:rsidRPr="00234F97">
        <w:rPr>
          <w:rFonts w:ascii="Arial" w:hAnsi="Arial" w:cs="Arial"/>
          <w:color w:val="000000" w:themeColor="text1"/>
          <w:sz w:val="22"/>
          <w:szCs w:val="22"/>
          <w:lang w:val="en-GB"/>
          <w:rPrChange w:id="659" w:author="Johannes Zauner" w:date="2025-09-12T14:01:00Z" w16du:dateUtc="2025-09-12T12:01:00Z">
            <w:rPr>
              <w:rFonts w:ascii="Arial" w:hAnsi="Arial" w:cs="Arial"/>
              <w:color w:val="000000" w:themeColor="text1"/>
              <w:sz w:val="22"/>
              <w:szCs w:val="22"/>
            </w:rPr>
          </w:rPrChange>
        </w:rPr>
        <w:t>data were retrieved from the devices when they were returned on the final Monday (day 8)</w:t>
      </w:r>
      <w:r w:rsidR="006F08E7" w:rsidRPr="00234F97">
        <w:rPr>
          <w:rFonts w:ascii="Arial" w:hAnsi="Arial" w:cs="Arial"/>
          <w:color w:val="000000" w:themeColor="text1"/>
          <w:sz w:val="22"/>
          <w:szCs w:val="22"/>
          <w:lang w:val="en-GB"/>
          <w:rPrChange w:id="660" w:author="Johannes Zauner" w:date="2025-09-12T14:01:00Z" w16du:dateUtc="2025-09-12T12:01:00Z">
            <w:rPr>
              <w:rFonts w:ascii="Arial" w:hAnsi="Arial" w:cs="Arial"/>
              <w:color w:val="000000" w:themeColor="text1"/>
              <w:sz w:val="22"/>
              <w:szCs w:val="22"/>
            </w:rPr>
          </w:rPrChange>
        </w:rPr>
        <w:t xml:space="preserve"> and stored on a secure, personal computer on campus</w:t>
      </w:r>
      <w:r w:rsidRPr="00234F97">
        <w:rPr>
          <w:rFonts w:ascii="Arial" w:hAnsi="Arial" w:cs="Arial"/>
          <w:color w:val="000000" w:themeColor="text1"/>
          <w:sz w:val="22"/>
          <w:szCs w:val="22"/>
          <w:lang w:val="en-GB"/>
          <w:rPrChange w:id="661" w:author="Johannes Zauner" w:date="2025-09-12T14:01:00Z" w16du:dateUtc="2025-09-12T12:01:00Z">
            <w:rPr>
              <w:rFonts w:ascii="Arial" w:hAnsi="Arial" w:cs="Arial"/>
              <w:color w:val="000000" w:themeColor="text1"/>
              <w:sz w:val="22"/>
              <w:szCs w:val="22"/>
            </w:rPr>
          </w:rPrChange>
        </w:rPr>
        <w:t>.</w:t>
      </w:r>
    </w:p>
    <w:p w14:paraId="686ABF71" w14:textId="77777777" w:rsidR="005F59C1" w:rsidRPr="00234F97" w:rsidRDefault="005F59C1" w:rsidP="0011244B">
      <w:pPr>
        <w:spacing w:line="276" w:lineRule="auto"/>
        <w:jc w:val="both"/>
        <w:rPr>
          <w:rFonts w:ascii="Arial" w:hAnsi="Arial" w:cs="Arial"/>
          <w:color w:val="000000" w:themeColor="text1"/>
          <w:sz w:val="22"/>
          <w:szCs w:val="22"/>
          <w:lang w:val="en-GB"/>
          <w:rPrChange w:id="662" w:author="Johannes Zauner" w:date="2025-09-12T14:01:00Z" w16du:dateUtc="2025-09-12T12:01:00Z">
            <w:rPr>
              <w:rFonts w:ascii="Arial" w:hAnsi="Arial" w:cs="Arial"/>
              <w:color w:val="000000" w:themeColor="text1"/>
              <w:sz w:val="22"/>
              <w:szCs w:val="22"/>
            </w:rPr>
          </w:rPrChange>
        </w:rPr>
      </w:pPr>
    </w:p>
    <w:p w14:paraId="0440B573" w14:textId="74608616" w:rsidR="00885306" w:rsidRPr="00234F97" w:rsidRDefault="00885306" w:rsidP="0011244B">
      <w:pPr>
        <w:pStyle w:val="berschrift3"/>
        <w:spacing w:line="276" w:lineRule="auto"/>
        <w:rPr>
          <w:rFonts w:ascii="Arial" w:hAnsi="Arial" w:cs="Arial"/>
          <w:i/>
          <w:iCs/>
          <w:color w:val="000000" w:themeColor="text1"/>
          <w:sz w:val="22"/>
          <w:szCs w:val="22"/>
          <w:lang w:val="en-GB"/>
          <w:rPrChange w:id="663"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664" w:author="Johannes Zauner" w:date="2025-09-12T14:01:00Z" w16du:dateUtc="2025-09-12T12:01:00Z">
            <w:rPr>
              <w:rFonts w:ascii="Arial" w:hAnsi="Arial" w:cs="Arial"/>
              <w:i/>
              <w:iCs/>
              <w:color w:val="000000" w:themeColor="text1"/>
              <w:sz w:val="22"/>
              <w:szCs w:val="22"/>
            </w:rPr>
          </w:rPrChange>
        </w:rPr>
        <w:t>Chronotype questionnaires</w:t>
      </w:r>
    </w:p>
    <w:p w14:paraId="66C26A59" w14:textId="4D24656A" w:rsidR="00C902C0" w:rsidRPr="00234F97" w:rsidRDefault="00C902C0" w:rsidP="0011244B">
      <w:pPr>
        <w:spacing w:line="276" w:lineRule="auto"/>
        <w:jc w:val="both"/>
        <w:rPr>
          <w:rFonts w:ascii="Arial" w:hAnsi="Arial" w:cs="Arial"/>
          <w:color w:val="000000" w:themeColor="text1"/>
          <w:sz w:val="22"/>
          <w:szCs w:val="22"/>
          <w:lang w:val="en-GB"/>
          <w:rPrChange w:id="66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66" w:author="Johannes Zauner" w:date="2025-09-12T14:01:00Z" w16du:dateUtc="2025-09-12T12:01:00Z">
            <w:rPr>
              <w:rFonts w:ascii="Arial" w:hAnsi="Arial" w:cs="Arial"/>
              <w:color w:val="000000" w:themeColor="text1"/>
              <w:sz w:val="22"/>
              <w:szCs w:val="22"/>
            </w:rPr>
          </w:rPrChange>
        </w:rPr>
        <w:t xml:space="preserve">On the first day of the light exposure study, participants completed the chronotype questionnaire. </w:t>
      </w:r>
      <w:r w:rsidR="006F08E7" w:rsidRPr="00234F97">
        <w:rPr>
          <w:rFonts w:ascii="Arial" w:hAnsi="Arial" w:cs="Arial"/>
          <w:color w:val="000000" w:themeColor="text1"/>
          <w:sz w:val="22"/>
          <w:szCs w:val="22"/>
          <w:lang w:val="en-GB"/>
          <w:rPrChange w:id="667" w:author="Johannes Zauner" w:date="2025-09-12T14:01:00Z" w16du:dateUtc="2025-09-12T12:01:00Z">
            <w:rPr>
              <w:rFonts w:ascii="Arial" w:hAnsi="Arial" w:cs="Arial"/>
              <w:color w:val="000000" w:themeColor="text1"/>
              <w:sz w:val="22"/>
              <w:szCs w:val="22"/>
            </w:rPr>
          </w:rPrChange>
        </w:rPr>
        <w:t>This consisted of</w:t>
      </w:r>
      <w:r w:rsidRPr="00234F97">
        <w:rPr>
          <w:rFonts w:ascii="Arial" w:hAnsi="Arial" w:cs="Arial"/>
          <w:color w:val="000000" w:themeColor="text1"/>
          <w:sz w:val="22"/>
          <w:szCs w:val="22"/>
          <w:lang w:val="en-GB"/>
          <w:rPrChange w:id="668" w:author="Johannes Zauner" w:date="2025-09-12T14:01:00Z" w16du:dateUtc="2025-09-12T12:01:00Z">
            <w:rPr>
              <w:rFonts w:ascii="Arial" w:hAnsi="Arial" w:cs="Arial"/>
              <w:color w:val="000000" w:themeColor="text1"/>
              <w:sz w:val="22"/>
              <w:szCs w:val="22"/>
            </w:rPr>
          </w:rPrChange>
        </w:rPr>
        <w:t xml:space="preserve"> the Munich Chronotype Questionnaire (MCTQ)</w:t>
      </w:r>
      <w:r w:rsidR="00BD6645" w:rsidRPr="00234F97">
        <w:rPr>
          <w:rFonts w:ascii="Arial" w:hAnsi="Arial" w:cs="Arial"/>
          <w:color w:val="000000" w:themeColor="text1"/>
          <w:sz w:val="22"/>
          <w:szCs w:val="22"/>
          <w:lang w:val="en-GB"/>
          <w:rPrChange w:id="669" w:author="Johannes Zauner" w:date="2025-09-12T14:01:00Z" w16du:dateUtc="2025-09-12T12:01:00Z">
            <w:rPr>
              <w:rFonts w:ascii="Arial" w:hAnsi="Arial" w:cs="Arial"/>
              <w:color w:val="000000" w:themeColor="text1"/>
              <w:sz w:val="22"/>
              <w:szCs w:val="22"/>
            </w:rPr>
          </w:rPrChange>
        </w:rPr>
        <w:t xml:space="preserve"> </w:t>
      </w:r>
      <w:r w:rsidR="009550E5" w:rsidRPr="00234F97">
        <w:rPr>
          <w:rFonts w:ascii="Arial" w:hAnsi="Arial" w:cs="Arial"/>
          <w:color w:val="000000" w:themeColor="text1"/>
          <w:sz w:val="22"/>
          <w:szCs w:val="22"/>
          <w:lang w:val="en-GB"/>
          <w:rPrChange w:id="670" w:author="Johannes Zauner" w:date="2025-09-12T14:01:00Z" w16du:dateUtc="2025-09-12T12:01:00Z">
            <w:rPr>
              <w:rFonts w:ascii="Arial" w:hAnsi="Arial" w:cs="Arial"/>
              <w:color w:val="000000" w:themeColor="text1"/>
              <w:sz w:val="22"/>
              <w:szCs w:val="22"/>
            </w:rPr>
          </w:rPrChange>
        </w:rPr>
        <w:fldChar w:fldCharType="begin"/>
      </w:r>
      <w:r w:rsidR="009550E5" w:rsidRPr="00234F97">
        <w:rPr>
          <w:rFonts w:ascii="Arial" w:hAnsi="Arial" w:cs="Arial"/>
          <w:color w:val="000000" w:themeColor="text1"/>
          <w:sz w:val="22"/>
          <w:szCs w:val="22"/>
          <w:lang w:val="en-GB"/>
          <w:rPrChange w:id="671" w:author="Johannes Zauner" w:date="2025-09-12T14:01:00Z" w16du:dateUtc="2025-09-12T12:01:00Z">
            <w:rPr>
              <w:rFonts w:ascii="Arial" w:hAnsi="Arial" w:cs="Arial"/>
              <w:color w:val="000000" w:themeColor="text1"/>
              <w:sz w:val="22"/>
              <w:szCs w:val="22"/>
            </w:rPr>
          </w:rPrChange>
        </w:rPr>
        <w:instrText xml:space="preserve"> ADDIN EN.CITE &lt;EndNote&gt;&lt;Cite&gt;&lt;Author&gt;Zavada&lt;/Author&gt;&lt;Year&gt;2005&lt;/Year&gt;&lt;RecNum&gt;33&lt;/RecNum&gt;&lt;DisplayText&gt;[29]&lt;/DisplayText&gt;&lt;record&gt;&lt;rec-number&gt;33&lt;/rec-number&gt;&lt;foreign-keys&gt;&lt;key app="EN" db-id="sfw0fvxxu2vvxcex2x05arxcfdee2erza2zf" timestamp="1756293395"&gt;33&lt;/key&gt;&lt;/foreign-keys&gt;&lt;ref-type name="Journal Article"&gt;17&lt;/ref-type&gt;&lt;contributors&gt;&lt;authors&gt;&lt;author&gt;Zavada, A.&lt;/author&gt;&lt;author&gt;Gordijn, M. C.&lt;/author&gt;&lt;author&gt;Beersma, D. G.&lt;/author&gt;&lt;author&gt;Daan, S.&lt;/author&gt;&lt;author&gt;Roenneberg, T.&lt;/author&gt;&lt;/authors&gt;&lt;/contributors&gt;&lt;auth-address&gt;Unit of Behavioural Biology, Human Chronobiology Research Group, University of Groningen, Haren, The Netherlands. a.g.zavada@rug.nl&lt;/auth-address&gt;&lt;titles&gt;&lt;title&gt;Comparison of the Munich Chronotype Questionnaire with the Horne-Ostberg&amp;apos;s Morningness-Eveningness Score&lt;/title&gt;&lt;secondary-title&gt;Chronobiol Int&lt;/secondary-title&gt;&lt;/titles&gt;&lt;pages&gt;267-78&lt;/pages&gt;&lt;volume&gt;22&lt;/volume&gt;&lt;number&gt;2&lt;/number&gt;&lt;keywords&gt;&lt;keyword&gt;Adolescent&lt;/keyword&gt;&lt;keyword&gt;Adult&lt;/keyword&gt;&lt;keyword&gt;Age Factors&lt;/keyword&gt;&lt;keyword&gt;Aged&lt;/keyword&gt;&lt;keyword&gt;Biological Clocks&lt;/keyword&gt;&lt;keyword&gt;Child&lt;/keyword&gt;&lt;keyword&gt;Chronobiology Phenomena&lt;/keyword&gt;&lt;keyword&gt;Circadian Rhythm&lt;/keyword&gt;&lt;keyword&gt;Humans&lt;/keyword&gt;&lt;keyword&gt;Internet&lt;/keyword&gt;&lt;keyword&gt;Middle Aged&lt;/keyword&gt;&lt;keyword&gt;Netherlands&lt;/keyword&gt;&lt;keyword&gt;Photoperiod&lt;/keyword&gt;&lt;keyword&gt;Psychometrics&lt;/keyword&gt;&lt;keyword&gt;Sleep&lt;/keyword&gt;&lt;keyword&gt;Sleep Deprivation&lt;/keyword&gt;&lt;keyword&gt;Sleep Disorders, Circadian Rhythm/*diagnosis&lt;/keyword&gt;&lt;keyword&gt;Statistics as Topic/methods&lt;/keyword&gt;&lt;keyword&gt;*Surveys and Questionnaires&lt;/keyword&gt;&lt;keyword&gt;Time Factors&lt;/keyword&gt;&lt;keyword&gt;Wakefulness&lt;/keyword&gt;&lt;/keywords&gt;&lt;dates&gt;&lt;year&gt;2005&lt;/year&gt;&lt;/dates&gt;&lt;isbn&gt;0742-0528 (Print)&amp;#xD;0742-0528 (Linking)&lt;/isbn&gt;&lt;accession-num&gt;16021843&lt;/accession-num&gt;&lt;urls&gt;&lt;related-urls&gt;&lt;url&gt;https://www.ncbi.nlm.nih.gov/pubmed/16021843&lt;/url&gt;&lt;/related-urls&gt;&lt;/urls&gt;&lt;electronic-resource-num&gt;10.1081/cbi-200053536&lt;/electronic-resource-num&gt;&lt;remote-database-name&gt;Medline&lt;/remote-database-name&gt;&lt;remote-database-provider&gt;NLM&lt;/remote-database-provider&gt;&lt;/record&gt;&lt;/Cite&gt;&lt;/EndNote&gt;</w:instrText>
      </w:r>
      <w:r w:rsidR="009550E5" w:rsidRPr="00234F97">
        <w:rPr>
          <w:rFonts w:ascii="Arial" w:hAnsi="Arial" w:cs="Arial"/>
          <w:color w:val="000000" w:themeColor="text1"/>
          <w:sz w:val="22"/>
          <w:szCs w:val="22"/>
          <w:lang w:val="en-GB"/>
          <w:rPrChange w:id="672" w:author="Johannes Zauner" w:date="2025-09-12T14:01:00Z" w16du:dateUtc="2025-09-12T12:01:00Z">
            <w:rPr>
              <w:rFonts w:ascii="Arial" w:hAnsi="Arial" w:cs="Arial"/>
              <w:color w:val="000000" w:themeColor="text1"/>
              <w:sz w:val="22"/>
              <w:szCs w:val="22"/>
            </w:rPr>
          </w:rPrChange>
        </w:rPr>
        <w:fldChar w:fldCharType="separate"/>
      </w:r>
      <w:r w:rsidR="009550E5" w:rsidRPr="00234F97">
        <w:rPr>
          <w:rFonts w:ascii="Arial" w:hAnsi="Arial" w:cs="Arial"/>
          <w:noProof/>
          <w:color w:val="000000" w:themeColor="text1"/>
          <w:sz w:val="22"/>
          <w:szCs w:val="22"/>
          <w:lang w:val="en-GB"/>
          <w:rPrChange w:id="673" w:author="Johannes Zauner" w:date="2025-09-12T14:01:00Z" w16du:dateUtc="2025-09-12T12:01:00Z">
            <w:rPr>
              <w:rFonts w:ascii="Arial" w:hAnsi="Arial" w:cs="Arial"/>
              <w:noProof/>
              <w:color w:val="000000" w:themeColor="text1"/>
              <w:sz w:val="22"/>
              <w:szCs w:val="22"/>
            </w:rPr>
          </w:rPrChange>
        </w:rPr>
        <w:t>[29]</w:t>
      </w:r>
      <w:r w:rsidR="009550E5" w:rsidRPr="00234F97">
        <w:rPr>
          <w:rFonts w:ascii="Arial" w:hAnsi="Arial" w:cs="Arial"/>
          <w:color w:val="000000" w:themeColor="text1"/>
          <w:sz w:val="22"/>
          <w:szCs w:val="22"/>
          <w:lang w:val="en-GB"/>
          <w:rPrChange w:id="674"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675" w:author="Johannes Zauner" w:date="2025-09-12T14:01:00Z" w16du:dateUtc="2025-09-12T12:01:00Z">
            <w:rPr>
              <w:rFonts w:ascii="Arial" w:hAnsi="Arial" w:cs="Arial"/>
              <w:color w:val="000000" w:themeColor="text1"/>
              <w:sz w:val="22"/>
              <w:szCs w:val="22"/>
            </w:rPr>
          </w:rPrChange>
        </w:rPr>
        <w:t>, which assesses circadian time using questions about sleep and wake habits during work and leisure periods</w:t>
      </w:r>
      <w:r w:rsidR="00C23E45" w:rsidRPr="00234F97">
        <w:rPr>
          <w:rFonts w:ascii="Arial" w:hAnsi="Arial" w:cs="Arial"/>
          <w:color w:val="000000" w:themeColor="text1"/>
          <w:sz w:val="22"/>
          <w:szCs w:val="22"/>
          <w:lang w:val="en-GB"/>
          <w:rPrChange w:id="676"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677"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678" w:author="Johannes Zauner" w:date="2025-09-12T14:01:00Z" w16du:dateUtc="2025-09-12T12:01:00Z">
            <w:rPr>
              <w:rFonts w:ascii="Arial" w:hAnsi="Arial" w:cs="Arial"/>
              <w:color w:val="000000" w:themeColor="text1"/>
              <w:sz w:val="22"/>
              <w:szCs w:val="22"/>
            </w:rPr>
          </w:rPrChange>
        </w:rPr>
        <w:t xml:space="preserve"> the Morning-</w:t>
      </w:r>
      <w:proofErr w:type="spellStart"/>
      <w:r w:rsidRPr="00234F97">
        <w:rPr>
          <w:rFonts w:ascii="Arial" w:hAnsi="Arial" w:cs="Arial"/>
          <w:color w:val="000000" w:themeColor="text1"/>
          <w:sz w:val="22"/>
          <w:szCs w:val="22"/>
          <w:lang w:val="en-GB"/>
          <w:rPrChange w:id="679" w:author="Johannes Zauner" w:date="2025-09-12T14:01:00Z" w16du:dateUtc="2025-09-12T12:01:00Z">
            <w:rPr>
              <w:rFonts w:ascii="Arial" w:hAnsi="Arial" w:cs="Arial"/>
              <w:color w:val="000000" w:themeColor="text1"/>
              <w:sz w:val="22"/>
              <w:szCs w:val="22"/>
            </w:rPr>
          </w:rPrChange>
        </w:rPr>
        <w:t>Eveningness</w:t>
      </w:r>
      <w:proofErr w:type="spellEnd"/>
      <w:r w:rsidRPr="00234F97">
        <w:rPr>
          <w:rFonts w:ascii="Arial" w:hAnsi="Arial" w:cs="Arial"/>
          <w:color w:val="000000" w:themeColor="text1"/>
          <w:sz w:val="22"/>
          <w:szCs w:val="22"/>
          <w:lang w:val="en-GB"/>
          <w:rPrChange w:id="680" w:author="Johannes Zauner" w:date="2025-09-12T14:01:00Z" w16du:dateUtc="2025-09-12T12:01:00Z">
            <w:rPr>
              <w:rFonts w:ascii="Arial" w:hAnsi="Arial" w:cs="Arial"/>
              <w:color w:val="000000" w:themeColor="text1"/>
              <w:sz w:val="22"/>
              <w:szCs w:val="22"/>
            </w:rPr>
          </w:rPrChange>
        </w:rPr>
        <w:t xml:space="preserve"> Questionnaire (MEQ) </w:t>
      </w:r>
      <w:r w:rsidR="00C7693B" w:rsidRPr="00234F97">
        <w:rPr>
          <w:rFonts w:ascii="Arial" w:hAnsi="Arial" w:cs="Arial"/>
          <w:color w:val="000000" w:themeColor="text1"/>
          <w:sz w:val="22"/>
          <w:szCs w:val="22"/>
          <w:lang w:val="en-GB"/>
          <w:rPrChange w:id="681" w:author="Johannes Zauner" w:date="2025-09-12T14:01:00Z" w16du:dateUtc="2025-09-12T12:01:00Z">
            <w:rPr>
              <w:rFonts w:ascii="Arial" w:hAnsi="Arial" w:cs="Arial"/>
              <w:color w:val="000000" w:themeColor="text1"/>
              <w:sz w:val="22"/>
              <w:szCs w:val="22"/>
            </w:rPr>
          </w:rPrChange>
        </w:rPr>
        <w:fldChar w:fldCharType="begin"/>
      </w:r>
      <w:r w:rsidR="00C7693B" w:rsidRPr="00234F97">
        <w:rPr>
          <w:rFonts w:ascii="Arial" w:hAnsi="Arial" w:cs="Arial"/>
          <w:color w:val="000000" w:themeColor="text1"/>
          <w:sz w:val="22"/>
          <w:szCs w:val="22"/>
          <w:lang w:val="en-GB"/>
          <w:rPrChange w:id="682" w:author="Johannes Zauner" w:date="2025-09-12T14:01:00Z" w16du:dateUtc="2025-09-12T12:01:00Z">
            <w:rPr>
              <w:rFonts w:ascii="Arial" w:hAnsi="Arial" w:cs="Arial"/>
              <w:color w:val="000000" w:themeColor="text1"/>
              <w:sz w:val="22"/>
              <w:szCs w:val="22"/>
            </w:rPr>
          </w:rPrChange>
        </w:rPr>
        <w:instrText xml:space="preserve"> ADDIN EN.CITE &lt;EndNote&gt;&lt;Cite&gt;&lt;Author&gt;Horne&lt;/Author&gt;&lt;Year&gt;1976&lt;/Year&gt;&lt;RecNum&gt;34&lt;/RecNum&gt;&lt;DisplayText&gt;[30]&lt;/DisplayText&gt;&lt;record&gt;&lt;rec-number&gt;34&lt;/rec-number&gt;&lt;foreign-keys&gt;&lt;key app="EN" db-id="sfw0fvxxu2vvxcex2x05arxcfdee2erza2zf" timestamp="1756293441"&gt;34&lt;/key&gt;&lt;/foreign-keys&gt;&lt;ref-type name="Journal Article"&gt;17&lt;/ref-type&gt;&lt;contributors&gt;&lt;authors&gt;&lt;author&gt;Horne, J. A.&lt;/author&gt;&lt;author&gt;Ostberg, O.&lt;/author&gt;&lt;/authors&gt;&lt;/contributors&gt;&lt;titles&gt;&lt;title&gt;A self-assessment questionnaire to determine morningness-eveningness in human circadian rhythms&lt;/title&gt;&lt;secondary-title&gt;Int J Chronobiol&lt;/secondary-title&gt;&lt;/titles&gt;&lt;pages&gt;97-110&lt;/pages&gt;&lt;volume&gt;4&lt;/volume&gt;&lt;number&gt;2&lt;/number&gt;&lt;keywords&gt;&lt;keyword&gt;Adolescent&lt;/keyword&gt;&lt;keyword&gt;Adult&lt;/keyword&gt;&lt;keyword&gt;Body Temperature&lt;/keyword&gt;&lt;keyword&gt;*Circadian Rhythm&lt;/keyword&gt;&lt;keyword&gt;Female&lt;/keyword&gt;&lt;keyword&gt;Humans&lt;/keyword&gt;&lt;keyword&gt;Individuality&lt;/keyword&gt;&lt;keyword&gt;Male&lt;/keyword&gt;&lt;keyword&gt;Sleep&lt;/keyword&gt;&lt;keyword&gt;Surveys and Questionnaires&lt;/keyword&gt;&lt;/keywords&gt;&lt;dates&gt;&lt;year&gt;1976&lt;/year&gt;&lt;/dates&gt;&lt;isbn&gt;0300-9998 (Print)&amp;#xD;0300-9998 (Linking)&lt;/isbn&gt;&lt;accession-num&gt;1027738&lt;/accession-num&gt;&lt;urls&gt;&lt;related-urls&gt;&lt;url&gt;https://www.ncbi.nlm.nih.gov/pubmed/1027738&lt;/url&gt;&lt;/related-urls&gt;&lt;/urls&gt;&lt;remote-database-name&gt;Medline&lt;/remote-database-name&gt;&lt;remote-database-provider&gt;NLM&lt;/remote-database-provider&gt;&lt;/record&gt;&lt;/Cite&gt;&lt;/EndNote&gt;</w:instrText>
      </w:r>
      <w:r w:rsidR="00C7693B" w:rsidRPr="00234F97">
        <w:rPr>
          <w:rFonts w:ascii="Arial" w:hAnsi="Arial" w:cs="Arial"/>
          <w:color w:val="000000" w:themeColor="text1"/>
          <w:sz w:val="22"/>
          <w:szCs w:val="22"/>
          <w:lang w:val="en-GB"/>
          <w:rPrChange w:id="683" w:author="Johannes Zauner" w:date="2025-09-12T14:01:00Z" w16du:dateUtc="2025-09-12T12:01:00Z">
            <w:rPr>
              <w:rFonts w:ascii="Arial" w:hAnsi="Arial" w:cs="Arial"/>
              <w:color w:val="000000" w:themeColor="text1"/>
              <w:sz w:val="22"/>
              <w:szCs w:val="22"/>
            </w:rPr>
          </w:rPrChange>
        </w:rPr>
        <w:fldChar w:fldCharType="separate"/>
      </w:r>
      <w:r w:rsidR="00C7693B" w:rsidRPr="00234F97">
        <w:rPr>
          <w:rFonts w:ascii="Arial" w:hAnsi="Arial" w:cs="Arial"/>
          <w:noProof/>
          <w:color w:val="000000" w:themeColor="text1"/>
          <w:sz w:val="22"/>
          <w:szCs w:val="22"/>
          <w:lang w:val="en-GB"/>
          <w:rPrChange w:id="684" w:author="Johannes Zauner" w:date="2025-09-12T14:01:00Z" w16du:dateUtc="2025-09-12T12:01:00Z">
            <w:rPr>
              <w:rFonts w:ascii="Arial" w:hAnsi="Arial" w:cs="Arial"/>
              <w:noProof/>
              <w:color w:val="000000" w:themeColor="text1"/>
              <w:sz w:val="22"/>
              <w:szCs w:val="22"/>
            </w:rPr>
          </w:rPrChange>
        </w:rPr>
        <w:t>[30]</w:t>
      </w:r>
      <w:r w:rsidR="00C7693B" w:rsidRPr="00234F97">
        <w:rPr>
          <w:rFonts w:ascii="Arial" w:hAnsi="Arial" w:cs="Arial"/>
          <w:color w:val="000000" w:themeColor="text1"/>
          <w:sz w:val="22"/>
          <w:szCs w:val="22"/>
          <w:lang w:val="en-GB"/>
          <w:rPrChange w:id="685" w:author="Johannes Zauner" w:date="2025-09-12T14:01:00Z" w16du:dateUtc="2025-09-12T12:01:00Z">
            <w:rPr>
              <w:rFonts w:ascii="Arial" w:hAnsi="Arial" w:cs="Arial"/>
              <w:color w:val="000000" w:themeColor="text1"/>
              <w:sz w:val="22"/>
              <w:szCs w:val="22"/>
            </w:rPr>
          </w:rPrChange>
        </w:rPr>
        <w:fldChar w:fldCharType="end"/>
      </w:r>
      <w:r w:rsidR="00211777" w:rsidRPr="00234F97">
        <w:rPr>
          <w:rFonts w:ascii="Arial" w:hAnsi="Arial" w:cs="Arial"/>
          <w:color w:val="000000" w:themeColor="text1"/>
          <w:sz w:val="22"/>
          <w:szCs w:val="22"/>
          <w:lang w:val="en-GB"/>
          <w:rPrChange w:id="686"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687" w:author="Johannes Zauner" w:date="2025-09-12T14:01:00Z" w16du:dateUtc="2025-09-12T12:01:00Z">
            <w:rPr>
              <w:rFonts w:ascii="Arial" w:hAnsi="Arial" w:cs="Arial"/>
              <w:color w:val="000000" w:themeColor="text1"/>
              <w:sz w:val="22"/>
              <w:szCs w:val="22"/>
            </w:rPr>
          </w:rPrChange>
        </w:rPr>
        <w:t>to determine their circadian preference, i.e. the times of day at which they perform certain activities.</w:t>
      </w:r>
    </w:p>
    <w:p w14:paraId="0151B8A6" w14:textId="77777777" w:rsidR="005F59C1" w:rsidRPr="00234F97" w:rsidRDefault="005F59C1" w:rsidP="0011244B">
      <w:pPr>
        <w:spacing w:line="276" w:lineRule="auto"/>
        <w:jc w:val="both"/>
        <w:rPr>
          <w:rFonts w:ascii="Arial" w:hAnsi="Arial" w:cs="Arial"/>
          <w:color w:val="000000" w:themeColor="text1"/>
          <w:sz w:val="22"/>
          <w:szCs w:val="22"/>
          <w:lang w:val="en-GB"/>
          <w:rPrChange w:id="688" w:author="Johannes Zauner" w:date="2025-09-12T14:01:00Z" w16du:dateUtc="2025-09-12T12:01:00Z">
            <w:rPr>
              <w:rFonts w:ascii="Arial" w:hAnsi="Arial" w:cs="Arial"/>
              <w:color w:val="000000" w:themeColor="text1"/>
              <w:sz w:val="22"/>
              <w:szCs w:val="22"/>
            </w:rPr>
          </w:rPrChange>
        </w:rPr>
      </w:pPr>
    </w:p>
    <w:p w14:paraId="30B4AE2E" w14:textId="39C79FF7" w:rsidR="004508BD" w:rsidRPr="00234F97" w:rsidRDefault="004508BD" w:rsidP="0011244B">
      <w:pPr>
        <w:pStyle w:val="berschrift3"/>
        <w:spacing w:line="276" w:lineRule="auto"/>
        <w:rPr>
          <w:rFonts w:ascii="Arial" w:hAnsi="Arial" w:cs="Arial"/>
          <w:i/>
          <w:iCs/>
          <w:color w:val="000000" w:themeColor="text1"/>
          <w:sz w:val="22"/>
          <w:szCs w:val="22"/>
          <w:lang w:val="en-GB"/>
          <w:rPrChange w:id="689"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690" w:author="Johannes Zauner" w:date="2025-09-12T14:01:00Z" w16du:dateUtc="2025-09-12T12:01:00Z">
            <w:rPr>
              <w:rFonts w:ascii="Arial" w:hAnsi="Arial" w:cs="Arial"/>
              <w:i/>
              <w:iCs/>
              <w:color w:val="000000" w:themeColor="text1"/>
              <w:sz w:val="22"/>
              <w:szCs w:val="22"/>
            </w:rPr>
          </w:rPrChange>
        </w:rPr>
        <w:t xml:space="preserve">Visual </w:t>
      </w:r>
      <w:r w:rsidR="00B32AA1" w:rsidRPr="00234F97">
        <w:rPr>
          <w:rFonts w:ascii="Arial" w:hAnsi="Arial" w:cs="Arial"/>
          <w:i/>
          <w:iCs/>
          <w:color w:val="000000" w:themeColor="text1"/>
          <w:sz w:val="22"/>
          <w:szCs w:val="22"/>
          <w:lang w:val="en-GB"/>
          <w:rPrChange w:id="691" w:author="Johannes Zauner" w:date="2025-09-12T14:01:00Z" w16du:dateUtc="2025-09-12T12:01:00Z">
            <w:rPr>
              <w:rFonts w:ascii="Arial" w:hAnsi="Arial" w:cs="Arial"/>
              <w:i/>
              <w:iCs/>
              <w:color w:val="000000" w:themeColor="text1"/>
              <w:sz w:val="22"/>
              <w:szCs w:val="22"/>
            </w:rPr>
          </w:rPrChange>
        </w:rPr>
        <w:t>L</w:t>
      </w:r>
      <w:r w:rsidRPr="00234F97">
        <w:rPr>
          <w:rFonts w:ascii="Arial" w:hAnsi="Arial" w:cs="Arial"/>
          <w:i/>
          <w:iCs/>
          <w:color w:val="000000" w:themeColor="text1"/>
          <w:sz w:val="22"/>
          <w:szCs w:val="22"/>
          <w:lang w:val="en-GB"/>
          <w:rPrChange w:id="692" w:author="Johannes Zauner" w:date="2025-09-12T14:01:00Z" w16du:dateUtc="2025-09-12T12:01:00Z">
            <w:rPr>
              <w:rFonts w:ascii="Arial" w:hAnsi="Arial" w:cs="Arial"/>
              <w:i/>
              <w:iCs/>
              <w:color w:val="000000" w:themeColor="text1"/>
              <w:sz w:val="22"/>
              <w:szCs w:val="22"/>
            </w:rPr>
          </w:rPrChange>
        </w:rPr>
        <w:t xml:space="preserve">ight </w:t>
      </w:r>
      <w:r w:rsidR="00B32AA1" w:rsidRPr="00234F97">
        <w:rPr>
          <w:rFonts w:ascii="Arial" w:hAnsi="Arial" w:cs="Arial"/>
          <w:i/>
          <w:iCs/>
          <w:color w:val="000000" w:themeColor="text1"/>
          <w:sz w:val="22"/>
          <w:szCs w:val="22"/>
          <w:lang w:val="en-GB"/>
          <w:rPrChange w:id="693" w:author="Johannes Zauner" w:date="2025-09-12T14:01:00Z" w16du:dateUtc="2025-09-12T12:01:00Z">
            <w:rPr>
              <w:rFonts w:ascii="Arial" w:hAnsi="Arial" w:cs="Arial"/>
              <w:i/>
              <w:iCs/>
              <w:color w:val="000000" w:themeColor="text1"/>
              <w:sz w:val="22"/>
              <w:szCs w:val="22"/>
            </w:rPr>
          </w:rPrChange>
        </w:rPr>
        <w:t>S</w:t>
      </w:r>
      <w:r w:rsidRPr="00234F97">
        <w:rPr>
          <w:rFonts w:ascii="Arial" w:hAnsi="Arial" w:cs="Arial"/>
          <w:i/>
          <w:iCs/>
          <w:color w:val="000000" w:themeColor="text1"/>
          <w:sz w:val="22"/>
          <w:szCs w:val="22"/>
          <w:lang w:val="en-GB"/>
          <w:rPrChange w:id="694" w:author="Johannes Zauner" w:date="2025-09-12T14:01:00Z" w16du:dateUtc="2025-09-12T12:01:00Z">
            <w:rPr>
              <w:rFonts w:ascii="Arial" w:hAnsi="Arial" w:cs="Arial"/>
              <w:i/>
              <w:iCs/>
              <w:color w:val="000000" w:themeColor="text1"/>
              <w:sz w:val="22"/>
              <w:szCs w:val="22"/>
            </w:rPr>
          </w:rPrChange>
        </w:rPr>
        <w:t xml:space="preserve">ensitivity </w:t>
      </w:r>
      <w:r w:rsidR="00B32AA1" w:rsidRPr="00234F97">
        <w:rPr>
          <w:rFonts w:ascii="Arial" w:hAnsi="Arial" w:cs="Arial"/>
          <w:i/>
          <w:iCs/>
          <w:color w:val="000000" w:themeColor="text1"/>
          <w:sz w:val="22"/>
          <w:szCs w:val="22"/>
          <w:lang w:val="en-GB"/>
          <w:rPrChange w:id="695" w:author="Johannes Zauner" w:date="2025-09-12T14:01:00Z" w16du:dateUtc="2025-09-12T12:01:00Z">
            <w:rPr>
              <w:rFonts w:ascii="Arial" w:hAnsi="Arial" w:cs="Arial"/>
              <w:i/>
              <w:iCs/>
              <w:color w:val="000000" w:themeColor="text1"/>
              <w:sz w:val="22"/>
              <w:szCs w:val="22"/>
            </w:rPr>
          </w:rPrChange>
        </w:rPr>
        <w:t>Q</w:t>
      </w:r>
      <w:r w:rsidRPr="00234F97">
        <w:rPr>
          <w:rFonts w:ascii="Arial" w:hAnsi="Arial" w:cs="Arial"/>
          <w:i/>
          <w:iCs/>
          <w:color w:val="000000" w:themeColor="text1"/>
          <w:sz w:val="22"/>
          <w:szCs w:val="22"/>
          <w:lang w:val="en-GB"/>
          <w:rPrChange w:id="696" w:author="Johannes Zauner" w:date="2025-09-12T14:01:00Z" w16du:dateUtc="2025-09-12T12:01:00Z">
            <w:rPr>
              <w:rFonts w:ascii="Arial" w:hAnsi="Arial" w:cs="Arial"/>
              <w:i/>
              <w:iCs/>
              <w:color w:val="000000" w:themeColor="text1"/>
              <w:sz w:val="22"/>
              <w:szCs w:val="22"/>
            </w:rPr>
          </w:rPrChange>
        </w:rPr>
        <w:t>uestionnaire-8 (VLSQ-8)</w:t>
      </w:r>
    </w:p>
    <w:p w14:paraId="565E84C3" w14:textId="18EC763E" w:rsidR="00C902C0" w:rsidRPr="00234F97" w:rsidRDefault="00C902C0" w:rsidP="0011244B">
      <w:pPr>
        <w:spacing w:line="276" w:lineRule="auto"/>
        <w:jc w:val="both"/>
        <w:rPr>
          <w:rFonts w:ascii="Arial" w:hAnsi="Arial" w:cs="Arial"/>
          <w:color w:val="000000" w:themeColor="text1"/>
          <w:sz w:val="22"/>
          <w:szCs w:val="22"/>
          <w:lang w:val="en-GB"/>
          <w:rPrChange w:id="69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698" w:author="Johannes Zauner" w:date="2025-09-12T14:01:00Z" w16du:dateUtc="2025-09-12T12:01:00Z">
            <w:rPr>
              <w:rFonts w:ascii="Arial" w:hAnsi="Arial" w:cs="Arial"/>
              <w:color w:val="000000" w:themeColor="text1"/>
              <w:sz w:val="22"/>
              <w:szCs w:val="22"/>
            </w:rPr>
          </w:rPrChange>
        </w:rPr>
        <w:t>Participants completed the eight-point Visual Light Sensitivity Questionnaire (VLSQ</w:t>
      </w:r>
      <w:r w:rsidR="00BC4798" w:rsidRPr="00234F97">
        <w:rPr>
          <w:rFonts w:ascii="Arial" w:hAnsi="Arial" w:cs="Arial"/>
          <w:color w:val="000000" w:themeColor="text1"/>
          <w:sz w:val="22"/>
          <w:szCs w:val="22"/>
          <w:lang w:val="en-GB"/>
          <w:rPrChange w:id="699" w:author="Johannes Zauner" w:date="2025-09-12T14:01:00Z" w16du:dateUtc="2025-09-12T12:01:00Z">
            <w:rPr>
              <w:rFonts w:ascii="Arial" w:hAnsi="Arial" w:cs="Arial"/>
              <w:color w:val="000000" w:themeColor="text1"/>
              <w:sz w:val="22"/>
              <w:szCs w:val="22"/>
            </w:rPr>
          </w:rPrChange>
        </w:rPr>
        <w:t>-8</w:t>
      </w:r>
      <w:r w:rsidRPr="00234F97">
        <w:rPr>
          <w:rFonts w:ascii="Arial" w:hAnsi="Arial" w:cs="Arial"/>
          <w:color w:val="000000" w:themeColor="text1"/>
          <w:sz w:val="22"/>
          <w:szCs w:val="22"/>
          <w:lang w:val="en-GB"/>
          <w:rPrChange w:id="700" w:author="Johannes Zauner" w:date="2025-09-12T14:01:00Z" w16du:dateUtc="2025-09-12T12:01:00Z">
            <w:rPr>
              <w:rFonts w:ascii="Arial" w:hAnsi="Arial" w:cs="Arial"/>
              <w:color w:val="000000" w:themeColor="text1"/>
              <w:sz w:val="22"/>
              <w:szCs w:val="22"/>
            </w:rPr>
          </w:rPrChange>
        </w:rPr>
        <w:t xml:space="preserve">) </w:t>
      </w:r>
      <w:r w:rsidR="00BC4798" w:rsidRPr="00234F97">
        <w:rPr>
          <w:rFonts w:ascii="Arial" w:hAnsi="Arial" w:cs="Arial"/>
          <w:color w:val="000000" w:themeColor="text1"/>
          <w:sz w:val="22"/>
          <w:szCs w:val="22"/>
          <w:lang w:val="en-GB"/>
          <w:rPrChange w:id="701" w:author="Johannes Zauner" w:date="2025-09-12T14:01:00Z" w16du:dateUtc="2025-09-12T12:01:00Z">
            <w:rPr>
              <w:rFonts w:ascii="Arial" w:hAnsi="Arial" w:cs="Arial"/>
              <w:color w:val="000000" w:themeColor="text1"/>
              <w:sz w:val="22"/>
              <w:szCs w:val="22"/>
            </w:rPr>
          </w:rPrChange>
        </w:rPr>
        <w:fldChar w:fldCharType="begin"/>
      </w:r>
      <w:r w:rsidR="00BC4798" w:rsidRPr="00234F97">
        <w:rPr>
          <w:rFonts w:ascii="Arial" w:hAnsi="Arial" w:cs="Arial"/>
          <w:color w:val="000000" w:themeColor="text1"/>
          <w:sz w:val="22"/>
          <w:szCs w:val="22"/>
          <w:lang w:val="en-GB"/>
          <w:rPrChange w:id="702" w:author="Johannes Zauner" w:date="2025-09-12T14:01:00Z" w16du:dateUtc="2025-09-12T12:01:00Z">
            <w:rPr>
              <w:rFonts w:ascii="Arial" w:hAnsi="Arial" w:cs="Arial"/>
              <w:color w:val="000000" w:themeColor="text1"/>
              <w:sz w:val="22"/>
              <w:szCs w:val="22"/>
            </w:rPr>
          </w:rPrChange>
        </w:rPr>
        <w:instrText xml:space="preserve"> ADDIN EN.CITE &lt;EndNote&gt;&lt;Cite&gt;&lt;Author&gt;Verriotto&lt;/Author&gt;&lt;Year&gt;2017&lt;/Year&gt;&lt;RecNum&gt;35&lt;/RecNum&gt;&lt;DisplayText&gt;[31]&lt;/DisplayText&gt;&lt;record&gt;&lt;rec-number&gt;35&lt;/rec-number&gt;&lt;foreign-keys&gt;&lt;key app="EN" db-id="sfw0fvxxu2vvxcex2x05arxcfdee2erza2zf" timestamp="1756293537"&gt;35&lt;/key&gt;&lt;/foreign-keys&gt;&lt;ref-type name="Journal Article"&gt;17&lt;/ref-type&gt;&lt;contributors&gt;&lt;authors&gt;&lt;author&gt;Verriotto, J. D.&lt;/author&gt;&lt;author&gt;Gonzalez, A.&lt;/author&gt;&lt;author&gt;Aguilar, M. C.&lt;/author&gt;&lt;author&gt;Parel, J. A.&lt;/author&gt;&lt;author&gt;Feuer, W. J.&lt;/author&gt;&lt;author&gt;Smith, A. R.&lt;/author&gt;&lt;author&gt;Lam, B. L.&lt;/author&gt;&lt;/authors&gt;&lt;/contributors&gt;&lt;auth-address&gt;Department of Ophthalmology, Bascom Palmer Eye Institute, University of Miami Miller School of Medicine, Miami, FL, USA.&amp;#xD;Ophthalmic Biophysics Center, Bascom Palmer Eye Institute, University of Miami Miller School of Medicine, Miami, FL, USA.&lt;/auth-address&gt;&lt;titles&gt;&lt;title&gt;New Methods for Quantification of Visual Photosensitivity Threshold and Symptoms&lt;/title&gt;&lt;secondary-title&gt;Transl Vis Sci Technol&lt;/secondary-title&gt;&lt;/titles&gt;&lt;pages&gt;18&lt;/pages&gt;&lt;volume&gt;6&lt;/volume&gt;&lt;number&gt;4&lt;/number&gt;&lt;edition&gt;20170815&lt;/edition&gt;&lt;keywords&gt;&lt;keyword&gt;light sensitivity symptoms&lt;/keyword&gt;&lt;keyword&gt;light sensitivity threshold&lt;/keyword&gt;&lt;keyword&gt;photosensitivity&lt;/keyword&gt;&lt;/keywords&gt;&lt;dates&gt;&lt;year&gt;2017&lt;/year&gt;&lt;pub-dates&gt;&lt;date&gt;Jul&lt;/date&gt;&lt;/pub-dates&gt;&lt;/dates&gt;&lt;isbn&gt;2164-2591 (Print)&amp;#xD;2164-2591 (Electronic)&amp;#xD;2164-2591 (Linking)&lt;/isbn&gt;&lt;accession-num&gt;28845363&lt;/accession-num&gt;&lt;urls&gt;&lt;related-urls&gt;&lt;url&gt;https://www.ncbi.nlm.nih.gov/pubmed/28845363&lt;/url&gt;&lt;/related-urls&gt;&lt;/urls&gt;&lt;custom2&gt;PMC5566267&lt;/custom2&gt;&lt;electronic-resource-num&gt;10.1167/tvst.6.4.18&lt;/electronic-resource-num&gt;&lt;remote-database-name&gt;PubMed-not-MEDLINE&lt;/remote-database-name&gt;&lt;remote-database-provider&gt;NLM&lt;/remote-database-provider&gt;&lt;/record&gt;&lt;/Cite&gt;&lt;/EndNote&gt;</w:instrText>
      </w:r>
      <w:r w:rsidR="00BC4798" w:rsidRPr="00234F97">
        <w:rPr>
          <w:rFonts w:ascii="Arial" w:hAnsi="Arial" w:cs="Arial"/>
          <w:color w:val="000000" w:themeColor="text1"/>
          <w:sz w:val="22"/>
          <w:szCs w:val="22"/>
          <w:lang w:val="en-GB"/>
          <w:rPrChange w:id="703"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04" w:author="Johannes Zauner" w:date="2025-09-12T14:01:00Z" w16du:dateUtc="2025-09-12T12:01:00Z">
            <w:rPr>
              <w:rFonts w:ascii="Arial" w:hAnsi="Arial" w:cs="Arial"/>
              <w:noProof/>
              <w:color w:val="000000" w:themeColor="text1"/>
              <w:sz w:val="22"/>
              <w:szCs w:val="22"/>
            </w:rPr>
          </w:rPrChange>
        </w:rPr>
        <w:t>[31]</w:t>
      </w:r>
      <w:r w:rsidR="00BC4798" w:rsidRPr="00234F97">
        <w:rPr>
          <w:rFonts w:ascii="Arial" w:hAnsi="Arial" w:cs="Arial"/>
          <w:color w:val="000000" w:themeColor="text1"/>
          <w:sz w:val="22"/>
          <w:szCs w:val="22"/>
          <w:lang w:val="en-GB"/>
          <w:rPrChange w:id="705" w:author="Johannes Zauner" w:date="2025-09-12T14:01:00Z" w16du:dateUtc="2025-09-12T12:01:00Z">
            <w:rPr>
              <w:rFonts w:ascii="Arial" w:hAnsi="Arial" w:cs="Arial"/>
              <w:color w:val="000000" w:themeColor="text1"/>
              <w:sz w:val="22"/>
              <w:szCs w:val="22"/>
            </w:rPr>
          </w:rPrChange>
        </w:rPr>
        <w:fldChar w:fldCharType="end"/>
      </w:r>
      <w:r w:rsidR="001241E0" w:rsidRPr="00234F97">
        <w:rPr>
          <w:rFonts w:ascii="Arial" w:hAnsi="Arial" w:cs="Arial"/>
          <w:color w:val="000000" w:themeColor="text1"/>
          <w:sz w:val="22"/>
          <w:szCs w:val="22"/>
          <w:lang w:val="en-GB"/>
          <w:rPrChange w:id="706"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707" w:author="Johannes Zauner" w:date="2025-09-12T14:01:00Z" w16du:dateUtc="2025-09-12T12:01:00Z">
            <w:rPr>
              <w:rFonts w:ascii="Arial" w:hAnsi="Arial" w:cs="Arial"/>
              <w:color w:val="000000" w:themeColor="text1"/>
              <w:sz w:val="22"/>
              <w:szCs w:val="22"/>
            </w:rPr>
          </w:rPrChange>
        </w:rPr>
        <w:t xml:space="preserve">on the </w:t>
      </w:r>
      <w:r w:rsidR="001241E0" w:rsidRPr="00234F97">
        <w:rPr>
          <w:rFonts w:ascii="Arial" w:hAnsi="Arial" w:cs="Arial"/>
          <w:color w:val="000000" w:themeColor="text1"/>
          <w:sz w:val="22"/>
          <w:szCs w:val="22"/>
          <w:lang w:val="en-GB"/>
          <w:rPrChange w:id="708" w:author="Johannes Zauner" w:date="2025-09-12T14:01:00Z" w16du:dateUtc="2025-09-12T12:01:00Z">
            <w:rPr>
              <w:rFonts w:ascii="Arial" w:hAnsi="Arial" w:cs="Arial"/>
              <w:color w:val="000000" w:themeColor="text1"/>
              <w:sz w:val="22"/>
              <w:szCs w:val="22"/>
            </w:rPr>
          </w:rPrChange>
        </w:rPr>
        <w:t xml:space="preserve">final </w:t>
      </w:r>
      <w:r w:rsidRPr="00234F97">
        <w:rPr>
          <w:rFonts w:ascii="Arial" w:hAnsi="Arial" w:cs="Arial"/>
          <w:color w:val="000000" w:themeColor="text1"/>
          <w:sz w:val="22"/>
          <w:szCs w:val="22"/>
          <w:lang w:val="en-GB"/>
          <w:rPrChange w:id="709" w:author="Johannes Zauner" w:date="2025-09-12T14:01:00Z" w16du:dateUtc="2025-09-12T12:01:00Z">
            <w:rPr>
              <w:rFonts w:ascii="Arial" w:hAnsi="Arial" w:cs="Arial"/>
              <w:color w:val="000000" w:themeColor="text1"/>
              <w:sz w:val="22"/>
              <w:szCs w:val="22"/>
            </w:rPr>
          </w:rPrChange>
        </w:rPr>
        <w:t xml:space="preserve">day of the </w:t>
      </w:r>
      <w:r w:rsidR="00570E50" w:rsidRPr="00234F97">
        <w:rPr>
          <w:rFonts w:ascii="Arial" w:hAnsi="Arial" w:cs="Arial"/>
          <w:color w:val="000000" w:themeColor="text1"/>
          <w:sz w:val="22"/>
          <w:szCs w:val="22"/>
          <w:lang w:val="en-GB"/>
          <w:rPrChange w:id="710" w:author="Johannes Zauner" w:date="2025-09-12T14:01:00Z" w16du:dateUtc="2025-09-12T12:01:00Z">
            <w:rPr>
              <w:rFonts w:ascii="Arial" w:hAnsi="Arial" w:cs="Arial"/>
              <w:color w:val="000000" w:themeColor="text1"/>
              <w:sz w:val="22"/>
              <w:szCs w:val="22"/>
            </w:rPr>
          </w:rPrChange>
        </w:rPr>
        <w:t>data collection</w:t>
      </w:r>
      <w:r w:rsidRPr="00234F97">
        <w:rPr>
          <w:rFonts w:ascii="Arial" w:hAnsi="Arial" w:cs="Arial"/>
          <w:color w:val="000000" w:themeColor="text1"/>
          <w:sz w:val="22"/>
          <w:szCs w:val="22"/>
          <w:lang w:val="en-GB"/>
          <w:rPrChange w:id="711" w:author="Johannes Zauner" w:date="2025-09-12T14:01:00Z" w16du:dateUtc="2025-09-12T12:01:00Z">
            <w:rPr>
              <w:rFonts w:ascii="Arial" w:hAnsi="Arial" w:cs="Arial"/>
              <w:color w:val="000000" w:themeColor="text1"/>
              <w:sz w:val="22"/>
              <w:szCs w:val="22"/>
            </w:rPr>
          </w:rPrChange>
        </w:rPr>
        <w:t xml:space="preserve"> week</w:t>
      </w:r>
      <w:r w:rsidR="006F08E7" w:rsidRPr="00234F97">
        <w:rPr>
          <w:rFonts w:ascii="Arial" w:hAnsi="Arial" w:cs="Arial"/>
          <w:color w:val="000000" w:themeColor="text1"/>
          <w:sz w:val="22"/>
          <w:szCs w:val="22"/>
          <w:lang w:val="en-GB"/>
          <w:rPrChange w:id="712" w:author="Johannes Zauner" w:date="2025-09-12T14:01:00Z" w16du:dateUtc="2025-09-12T12:01:00Z">
            <w:rPr>
              <w:rFonts w:ascii="Arial" w:hAnsi="Arial" w:cs="Arial"/>
              <w:color w:val="000000" w:themeColor="text1"/>
              <w:sz w:val="22"/>
              <w:szCs w:val="22"/>
            </w:rPr>
          </w:rPrChange>
        </w:rPr>
        <w:t xml:space="preserve"> after retur</w:t>
      </w:r>
      <w:r w:rsidR="00323AB0" w:rsidRPr="00234F97">
        <w:rPr>
          <w:rFonts w:ascii="Arial" w:hAnsi="Arial" w:cs="Arial"/>
          <w:color w:val="000000" w:themeColor="text1"/>
          <w:sz w:val="22"/>
          <w:szCs w:val="22"/>
          <w:lang w:val="en-GB"/>
          <w:rPrChange w:id="713" w:author="Johannes Zauner" w:date="2025-09-12T14:01:00Z" w16du:dateUtc="2025-09-12T12:01:00Z">
            <w:rPr>
              <w:rFonts w:ascii="Arial" w:hAnsi="Arial" w:cs="Arial"/>
              <w:color w:val="000000" w:themeColor="text1"/>
              <w:sz w:val="22"/>
              <w:szCs w:val="22"/>
            </w:rPr>
          </w:rPrChange>
        </w:rPr>
        <w:t>n</w:t>
      </w:r>
      <w:r w:rsidR="006F08E7" w:rsidRPr="00234F97">
        <w:rPr>
          <w:rFonts w:ascii="Arial" w:hAnsi="Arial" w:cs="Arial"/>
          <w:color w:val="000000" w:themeColor="text1"/>
          <w:sz w:val="22"/>
          <w:szCs w:val="22"/>
          <w:lang w:val="en-GB"/>
          <w:rPrChange w:id="714" w:author="Johannes Zauner" w:date="2025-09-12T14:01:00Z" w16du:dateUtc="2025-09-12T12:01:00Z">
            <w:rPr>
              <w:rFonts w:ascii="Arial" w:hAnsi="Arial" w:cs="Arial"/>
              <w:color w:val="000000" w:themeColor="text1"/>
              <w:sz w:val="22"/>
              <w:szCs w:val="22"/>
            </w:rPr>
          </w:rPrChange>
        </w:rPr>
        <w:t>ing the wearable devices</w:t>
      </w:r>
      <w:r w:rsidRPr="00234F97">
        <w:rPr>
          <w:rFonts w:ascii="Arial" w:hAnsi="Arial" w:cs="Arial"/>
          <w:color w:val="000000" w:themeColor="text1"/>
          <w:sz w:val="22"/>
          <w:szCs w:val="22"/>
          <w:lang w:val="en-GB"/>
          <w:rPrChange w:id="715" w:author="Johannes Zauner" w:date="2025-09-12T14:01:00Z" w16du:dateUtc="2025-09-12T12:01:00Z">
            <w:rPr>
              <w:rFonts w:ascii="Arial" w:hAnsi="Arial" w:cs="Arial"/>
              <w:color w:val="000000" w:themeColor="text1"/>
              <w:sz w:val="22"/>
              <w:szCs w:val="22"/>
            </w:rPr>
          </w:rPrChange>
        </w:rPr>
        <w:t>. The questionnaire asked participants to estimate the frequency and severity of their photosensitivity, as well as its impact on their daily behaviours, using a five-point Likert scale (1 = “Never” to 5 = “Always”).</w:t>
      </w:r>
    </w:p>
    <w:p w14:paraId="0C97EA93" w14:textId="77777777" w:rsidR="005F59C1" w:rsidRPr="00234F97" w:rsidRDefault="005F59C1" w:rsidP="0011244B">
      <w:pPr>
        <w:spacing w:line="276" w:lineRule="auto"/>
        <w:jc w:val="both"/>
        <w:rPr>
          <w:rFonts w:ascii="Arial" w:hAnsi="Arial" w:cs="Arial"/>
          <w:color w:val="000000" w:themeColor="text1"/>
          <w:sz w:val="22"/>
          <w:szCs w:val="22"/>
          <w:lang w:val="en-GB"/>
          <w:rPrChange w:id="716" w:author="Johannes Zauner" w:date="2025-09-12T14:01:00Z" w16du:dateUtc="2025-09-12T12:01:00Z">
            <w:rPr>
              <w:rFonts w:ascii="Arial" w:hAnsi="Arial" w:cs="Arial"/>
              <w:color w:val="000000" w:themeColor="text1"/>
              <w:sz w:val="22"/>
              <w:szCs w:val="22"/>
            </w:rPr>
          </w:rPrChange>
        </w:rPr>
      </w:pPr>
    </w:p>
    <w:p w14:paraId="4F834471" w14:textId="1F564926" w:rsidR="004508BD" w:rsidRPr="00234F97" w:rsidRDefault="009516A7" w:rsidP="0011244B">
      <w:pPr>
        <w:pStyle w:val="berschrift3"/>
        <w:spacing w:line="276" w:lineRule="auto"/>
        <w:rPr>
          <w:rFonts w:ascii="Arial" w:hAnsi="Arial" w:cs="Arial"/>
          <w:i/>
          <w:iCs/>
          <w:color w:val="000000" w:themeColor="text1"/>
          <w:sz w:val="22"/>
          <w:szCs w:val="22"/>
          <w:lang w:val="en-GB"/>
          <w:rPrChange w:id="717"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18" w:author="Johannes Zauner" w:date="2025-09-12T14:01:00Z" w16du:dateUtc="2025-09-12T12:01:00Z">
            <w:rPr>
              <w:rFonts w:ascii="Arial" w:hAnsi="Arial" w:cs="Arial"/>
              <w:i/>
              <w:iCs/>
              <w:color w:val="000000" w:themeColor="text1"/>
              <w:sz w:val="22"/>
              <w:szCs w:val="22"/>
            </w:rPr>
          </w:rPrChange>
        </w:rPr>
        <w:t>Morning sleep log</w:t>
      </w:r>
    </w:p>
    <w:p w14:paraId="612303DF" w14:textId="5FAAFA96" w:rsidR="00C902C0" w:rsidRPr="00234F97" w:rsidRDefault="00C902C0" w:rsidP="0011244B">
      <w:pPr>
        <w:spacing w:line="276" w:lineRule="auto"/>
        <w:jc w:val="both"/>
        <w:rPr>
          <w:rFonts w:ascii="Arial" w:hAnsi="Arial" w:cs="Arial"/>
          <w:color w:val="000000" w:themeColor="text1"/>
          <w:sz w:val="22"/>
          <w:szCs w:val="22"/>
          <w:lang w:val="en-GB"/>
          <w:rPrChange w:id="719"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20" w:author="Johannes Zauner" w:date="2025-09-12T14:01:00Z" w16du:dateUtc="2025-09-12T12:01:00Z">
            <w:rPr>
              <w:rFonts w:ascii="Arial" w:hAnsi="Arial" w:cs="Arial"/>
              <w:color w:val="000000" w:themeColor="text1"/>
              <w:sz w:val="22"/>
              <w:szCs w:val="22"/>
            </w:rPr>
          </w:rPrChange>
        </w:rPr>
        <w:t xml:space="preserve">Participants completed the Sleep Diary every morning after waking up </w:t>
      </w:r>
      <w:proofErr w:type="gramStart"/>
      <w:r w:rsidRPr="00234F97">
        <w:rPr>
          <w:rFonts w:ascii="Arial" w:hAnsi="Arial" w:cs="Arial"/>
          <w:color w:val="000000" w:themeColor="text1"/>
          <w:sz w:val="22"/>
          <w:szCs w:val="22"/>
          <w:lang w:val="en-GB"/>
          <w:rPrChange w:id="721" w:author="Johannes Zauner" w:date="2025-09-12T14:01:00Z" w16du:dateUtc="2025-09-12T12:01:00Z">
            <w:rPr>
              <w:rFonts w:ascii="Arial" w:hAnsi="Arial" w:cs="Arial"/>
              <w:color w:val="000000" w:themeColor="text1"/>
              <w:sz w:val="22"/>
              <w:szCs w:val="22"/>
            </w:rPr>
          </w:rPrChange>
        </w:rPr>
        <w:t>in order to</w:t>
      </w:r>
      <w:proofErr w:type="gramEnd"/>
      <w:r w:rsidRPr="00234F97">
        <w:rPr>
          <w:rFonts w:ascii="Arial" w:hAnsi="Arial" w:cs="Arial"/>
          <w:color w:val="000000" w:themeColor="text1"/>
          <w:sz w:val="22"/>
          <w:szCs w:val="22"/>
          <w:lang w:val="en-GB"/>
          <w:rPrChange w:id="722" w:author="Johannes Zauner" w:date="2025-09-12T14:01:00Z" w16du:dateUtc="2025-09-12T12:01:00Z">
            <w:rPr>
              <w:rFonts w:ascii="Arial" w:hAnsi="Arial" w:cs="Arial"/>
              <w:color w:val="000000" w:themeColor="text1"/>
              <w:sz w:val="22"/>
              <w:szCs w:val="22"/>
            </w:rPr>
          </w:rPrChange>
        </w:rPr>
        <w:t xml:space="preserve"> assess their sleep timing, duration and quality. The questionnaire consisted of nine items, with the final item scored on a five-point Likert scale ranging from 1 (“Very poor”) to 5 (“Very good”).</w:t>
      </w:r>
    </w:p>
    <w:p w14:paraId="5391C41E" w14:textId="77777777" w:rsidR="005F59C1" w:rsidRPr="00234F97" w:rsidRDefault="005F59C1" w:rsidP="0011244B">
      <w:pPr>
        <w:spacing w:line="276" w:lineRule="auto"/>
        <w:jc w:val="both"/>
        <w:rPr>
          <w:rFonts w:ascii="Arial" w:hAnsi="Arial" w:cs="Arial"/>
          <w:color w:val="000000" w:themeColor="text1"/>
          <w:sz w:val="22"/>
          <w:szCs w:val="22"/>
          <w:lang w:val="en-GB"/>
          <w:rPrChange w:id="723" w:author="Johannes Zauner" w:date="2025-09-12T14:01:00Z" w16du:dateUtc="2025-09-12T12:01:00Z">
            <w:rPr>
              <w:rFonts w:ascii="Arial" w:hAnsi="Arial" w:cs="Arial"/>
              <w:color w:val="000000" w:themeColor="text1"/>
              <w:sz w:val="22"/>
              <w:szCs w:val="22"/>
            </w:rPr>
          </w:rPrChange>
        </w:rPr>
      </w:pPr>
    </w:p>
    <w:p w14:paraId="690664AC" w14:textId="343A52E2" w:rsidR="00185651" w:rsidRPr="00234F97" w:rsidRDefault="00185651" w:rsidP="0011244B">
      <w:pPr>
        <w:pStyle w:val="berschrift3"/>
        <w:spacing w:line="276" w:lineRule="auto"/>
        <w:rPr>
          <w:rFonts w:ascii="Arial" w:hAnsi="Arial" w:cs="Arial"/>
          <w:i/>
          <w:iCs/>
          <w:color w:val="000000" w:themeColor="text1"/>
          <w:sz w:val="22"/>
          <w:szCs w:val="22"/>
          <w:lang w:val="en-GB"/>
          <w:rPrChange w:id="724"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25" w:author="Johannes Zauner" w:date="2025-09-12T14:01:00Z" w16du:dateUtc="2025-09-12T12:01:00Z">
            <w:rPr>
              <w:rFonts w:ascii="Arial" w:hAnsi="Arial" w:cs="Arial"/>
              <w:i/>
              <w:iCs/>
              <w:color w:val="000000" w:themeColor="text1"/>
              <w:sz w:val="22"/>
              <w:szCs w:val="22"/>
            </w:rPr>
          </w:rPrChange>
        </w:rPr>
        <w:t>Ecological momentary assessment (“Current conditions”)</w:t>
      </w:r>
    </w:p>
    <w:p w14:paraId="1B9579B8" w14:textId="149585C1" w:rsidR="00C902C0" w:rsidRPr="00234F97" w:rsidRDefault="00C902C0" w:rsidP="0011244B">
      <w:pPr>
        <w:spacing w:line="276" w:lineRule="auto"/>
        <w:jc w:val="both"/>
        <w:rPr>
          <w:rFonts w:ascii="Arial" w:hAnsi="Arial" w:cs="Arial"/>
          <w:color w:val="000000" w:themeColor="text1"/>
          <w:sz w:val="22"/>
          <w:szCs w:val="22"/>
          <w:lang w:val="en-GB"/>
          <w:rPrChange w:id="72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27" w:author="Johannes Zauner" w:date="2025-09-12T14:01:00Z" w16du:dateUtc="2025-09-12T12:01:00Z">
            <w:rPr>
              <w:rFonts w:ascii="Arial" w:hAnsi="Arial" w:cs="Arial"/>
              <w:color w:val="000000" w:themeColor="text1"/>
              <w:sz w:val="22"/>
              <w:szCs w:val="22"/>
            </w:rPr>
          </w:rPrChange>
        </w:rPr>
        <w:t xml:space="preserve">Participants completed a short questionnaire four times a day (at 11:00, 14:00, 17:00 and 20:00) about their current light environment, mood and level of sleepiness. They received reminders via </w:t>
      </w:r>
      <w:r w:rsidR="00A6505D" w:rsidRPr="00234F97">
        <w:rPr>
          <w:rFonts w:ascii="Arial" w:hAnsi="Arial" w:cs="Arial"/>
          <w:color w:val="000000" w:themeColor="text1"/>
          <w:sz w:val="22"/>
          <w:szCs w:val="22"/>
          <w:lang w:val="en-GB"/>
          <w:rPrChange w:id="728" w:author="Johannes Zauner" w:date="2025-09-12T14:01:00Z" w16du:dateUtc="2025-09-12T12:01:00Z">
            <w:rPr>
              <w:rFonts w:ascii="Arial" w:hAnsi="Arial" w:cs="Arial"/>
              <w:color w:val="000000" w:themeColor="text1"/>
              <w:sz w:val="22"/>
              <w:szCs w:val="22"/>
            </w:rPr>
          </w:rPrChange>
        </w:rPr>
        <w:t>text message</w:t>
      </w:r>
      <w:r w:rsidRPr="00234F97">
        <w:rPr>
          <w:rFonts w:ascii="Arial" w:hAnsi="Arial" w:cs="Arial"/>
          <w:color w:val="000000" w:themeColor="text1"/>
          <w:sz w:val="22"/>
          <w:szCs w:val="22"/>
          <w:lang w:val="en-GB"/>
          <w:rPrChange w:id="729" w:author="Johannes Zauner" w:date="2025-09-12T14:01:00Z" w16du:dateUtc="2025-09-12T12:01:00Z">
            <w:rPr>
              <w:rFonts w:ascii="Arial" w:hAnsi="Arial" w:cs="Arial"/>
              <w:color w:val="000000" w:themeColor="text1"/>
              <w:sz w:val="22"/>
              <w:szCs w:val="22"/>
            </w:rPr>
          </w:rPrChange>
        </w:rPr>
        <w:t xml:space="preserve"> and </w:t>
      </w:r>
      <w:r w:rsidR="006F08E7" w:rsidRPr="00234F97">
        <w:rPr>
          <w:rFonts w:ascii="Arial" w:hAnsi="Arial" w:cs="Arial"/>
          <w:color w:val="000000" w:themeColor="text1"/>
          <w:sz w:val="22"/>
          <w:szCs w:val="22"/>
          <w:lang w:val="en-GB"/>
          <w:rPrChange w:id="730" w:author="Johannes Zauner" w:date="2025-09-12T14:01:00Z" w16du:dateUtc="2025-09-12T12:01:00Z">
            <w:rPr>
              <w:rFonts w:ascii="Arial" w:hAnsi="Arial" w:cs="Arial"/>
              <w:color w:val="000000" w:themeColor="text1"/>
              <w:sz w:val="22"/>
              <w:szCs w:val="22"/>
            </w:rPr>
          </w:rPrChange>
        </w:rPr>
        <w:t xml:space="preserve">were instructed to </w:t>
      </w:r>
      <w:r w:rsidRPr="00234F97">
        <w:rPr>
          <w:rFonts w:ascii="Arial" w:hAnsi="Arial" w:cs="Arial"/>
          <w:color w:val="000000" w:themeColor="text1"/>
          <w:sz w:val="22"/>
          <w:szCs w:val="22"/>
          <w:lang w:val="en-GB"/>
          <w:rPrChange w:id="731" w:author="Johannes Zauner" w:date="2025-09-12T14:01:00Z" w16du:dateUtc="2025-09-12T12:01:00Z">
            <w:rPr>
              <w:rFonts w:ascii="Arial" w:hAnsi="Arial" w:cs="Arial"/>
              <w:color w:val="000000" w:themeColor="text1"/>
              <w:sz w:val="22"/>
              <w:szCs w:val="22"/>
            </w:rPr>
          </w:rPrChange>
        </w:rPr>
        <w:t>set their own phone alarms to help them remember. For the light conditions section, participants selected one or two main light sources from a list of eight options based on a modified version of the Harvard Light Exposure Assessment Diary</w:t>
      </w:r>
      <w:r w:rsidR="00A8348B" w:rsidRPr="00234F97">
        <w:rPr>
          <w:rFonts w:ascii="Arial" w:hAnsi="Arial" w:cs="Arial"/>
          <w:color w:val="000000" w:themeColor="text1"/>
          <w:sz w:val="22"/>
          <w:szCs w:val="22"/>
          <w:lang w:val="en-GB"/>
          <w:rPrChange w:id="732" w:author="Johannes Zauner" w:date="2025-09-12T14:01:00Z" w16du:dateUtc="2025-09-12T12:01:00Z">
            <w:rPr>
              <w:rFonts w:ascii="Arial" w:hAnsi="Arial" w:cs="Arial"/>
              <w:color w:val="000000" w:themeColor="text1"/>
              <w:sz w:val="22"/>
              <w:szCs w:val="22"/>
            </w:rPr>
          </w:rPrChange>
        </w:rPr>
        <w:t xml:space="preserve"> (H-LEA)</w:t>
      </w:r>
      <w:r w:rsidRPr="00234F97">
        <w:rPr>
          <w:rFonts w:ascii="Arial" w:hAnsi="Arial" w:cs="Arial"/>
          <w:color w:val="000000" w:themeColor="text1"/>
          <w:sz w:val="22"/>
          <w:szCs w:val="22"/>
          <w:lang w:val="en-GB"/>
          <w:rPrChange w:id="733" w:author="Johannes Zauner" w:date="2025-09-12T14:01:00Z" w16du:dateUtc="2025-09-12T12:01:00Z">
            <w:rPr>
              <w:rFonts w:ascii="Arial" w:hAnsi="Arial" w:cs="Arial"/>
              <w:color w:val="000000" w:themeColor="text1"/>
              <w:sz w:val="22"/>
              <w:szCs w:val="22"/>
            </w:rPr>
          </w:rPrChange>
        </w:rPr>
        <w:t>. Mood was measured using a shortened version of the Mood</w:t>
      </w:r>
      <w:r w:rsidR="00BD5DB5" w:rsidRPr="00234F97">
        <w:rPr>
          <w:rFonts w:ascii="Arial" w:hAnsi="Arial" w:cs="Arial"/>
          <w:color w:val="000000" w:themeColor="text1"/>
          <w:sz w:val="22"/>
          <w:szCs w:val="22"/>
          <w:lang w:val="en-GB"/>
          <w:rPrChange w:id="734"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735" w:author="Johannes Zauner" w:date="2025-09-12T14:01:00Z" w16du:dateUtc="2025-09-12T12:01:00Z">
            <w:rPr>
              <w:rFonts w:ascii="Arial" w:hAnsi="Arial" w:cs="Arial"/>
              <w:color w:val="000000" w:themeColor="text1"/>
              <w:sz w:val="22"/>
              <w:szCs w:val="22"/>
            </w:rPr>
          </w:rPrChange>
        </w:rPr>
        <w:t xml:space="preserve">Zoom questionnaire </w:t>
      </w:r>
      <w:r w:rsidR="00F05452" w:rsidRPr="00234F97">
        <w:rPr>
          <w:rFonts w:ascii="Arial" w:hAnsi="Arial" w:cs="Arial"/>
          <w:color w:val="000000" w:themeColor="text1"/>
          <w:sz w:val="22"/>
          <w:szCs w:val="22"/>
          <w:lang w:val="en-GB"/>
          <w:rPrChange w:id="736"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PEVuZE5vdGU+PENpdGU+PEF1dGhvcj5Uc2FuYXM8L0F1dGhvcj48WWVhcj4yMDE2PC9ZZWFyPjxS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</w:fldData>
        </w:fldChar>
      </w:r>
      <w:r w:rsidR="00BC4798" w:rsidRPr="00234F97">
        <w:rPr>
          <w:rFonts w:ascii="Arial" w:hAnsi="Arial" w:cs="Arial"/>
          <w:color w:val="000000" w:themeColor="text1"/>
          <w:sz w:val="22"/>
          <w:szCs w:val="22"/>
          <w:lang w:val="en-GB"/>
          <w:rPrChange w:id="737" w:author="Johannes Zauner" w:date="2025-09-12T14:01:00Z" w16du:dateUtc="2025-09-12T12:01:00Z">
            <w:rPr>
              <w:rFonts w:ascii="Arial" w:hAnsi="Arial" w:cs="Arial"/>
              <w:color w:val="000000" w:themeColor="text1"/>
              <w:sz w:val="22"/>
              <w:szCs w:val="22"/>
            </w:rPr>
          </w:rPrChange>
        </w:rPr>
        <w:instrText xml:space="preserve"> ADDIN EN.CITE </w:instrText>
      </w:r>
      <w:r w:rsidR="00BC4798" w:rsidRPr="00234F97">
        <w:rPr>
          <w:rFonts w:ascii="Arial" w:hAnsi="Arial" w:cs="Arial"/>
          <w:color w:val="000000" w:themeColor="text1"/>
          <w:sz w:val="22"/>
          <w:szCs w:val="22"/>
          <w:lang w:val="en-GB"/>
          <w:rPrChange w:id="738"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PEVuZE5vdGU+PENpdGU+PEF1dGhvcj5Uc2FuYXM8L0F1dGhvcj48WWVhcj4yMDE2PC9ZZWFyPjxS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</w:fldData>
        </w:fldChar>
      </w:r>
      <w:r w:rsidR="00BC4798" w:rsidRPr="00234F97">
        <w:rPr>
          <w:rFonts w:ascii="Arial" w:hAnsi="Arial" w:cs="Arial"/>
          <w:color w:val="000000" w:themeColor="text1"/>
          <w:sz w:val="22"/>
          <w:szCs w:val="22"/>
          <w:lang w:val="en-GB"/>
          <w:rPrChange w:id="739" w:author="Johannes Zauner" w:date="2025-09-12T14:01:00Z" w16du:dateUtc="2025-09-12T12:01:00Z">
            <w:rPr>
              <w:rFonts w:ascii="Arial" w:hAnsi="Arial" w:cs="Arial"/>
              <w:color w:val="000000" w:themeColor="text1"/>
              <w:sz w:val="22"/>
              <w:szCs w:val="22"/>
            </w:rPr>
          </w:rPrChange>
        </w:rPr>
        <w:instrText xml:space="preserve"> ADDIN EN.CITE.DATA </w:instrText>
      </w:r>
      <w:r w:rsidR="00BC4798" w:rsidRPr="009C39B2">
        <w:rPr>
          <w:rFonts w:ascii="Arial" w:hAnsi="Arial" w:cs="Arial"/>
          <w:color w:val="000000" w:themeColor="text1"/>
          <w:sz w:val="22"/>
          <w:szCs w:val="22"/>
          <w:lang w:val="en-GB"/>
        </w:rPr>
      </w:r>
      <w:r w:rsidR="00BC4798" w:rsidRPr="00234F97">
        <w:rPr>
          <w:rFonts w:ascii="Arial" w:hAnsi="Arial" w:cs="Arial"/>
          <w:color w:val="000000" w:themeColor="text1"/>
          <w:sz w:val="22"/>
          <w:szCs w:val="22"/>
          <w:lang w:val="en-GB"/>
          <w:rPrChange w:id="740" w:author="Johannes Zauner" w:date="2025-09-12T14:01:00Z" w16du:dateUtc="2025-09-12T12:01:00Z">
            <w:rPr>
              <w:rFonts w:ascii="Arial" w:hAnsi="Arial" w:cs="Arial"/>
              <w:color w:val="000000" w:themeColor="text1"/>
              <w:sz w:val="22"/>
              <w:szCs w:val="22"/>
            </w:rPr>
          </w:rPrChange>
        </w:rPr>
        <w:fldChar w:fldCharType="end"/>
      </w:r>
      <w:r w:rsidR="00F05452" w:rsidRPr="009C39B2">
        <w:rPr>
          <w:rFonts w:ascii="Arial" w:hAnsi="Arial" w:cs="Arial"/>
          <w:color w:val="000000" w:themeColor="text1"/>
          <w:sz w:val="22"/>
          <w:szCs w:val="22"/>
          <w:lang w:val="en-GB"/>
        </w:rPr>
      </w:r>
      <w:r w:rsidR="00F05452" w:rsidRPr="00234F97">
        <w:rPr>
          <w:rFonts w:ascii="Arial" w:hAnsi="Arial" w:cs="Arial"/>
          <w:color w:val="000000" w:themeColor="text1"/>
          <w:sz w:val="22"/>
          <w:szCs w:val="22"/>
          <w:lang w:val="en-GB"/>
          <w:rPrChange w:id="741"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42" w:author="Johannes Zauner" w:date="2025-09-12T14:01:00Z" w16du:dateUtc="2025-09-12T12:01:00Z">
            <w:rPr>
              <w:rFonts w:ascii="Arial" w:hAnsi="Arial" w:cs="Arial"/>
              <w:noProof/>
              <w:color w:val="000000" w:themeColor="text1"/>
              <w:sz w:val="22"/>
              <w:szCs w:val="22"/>
            </w:rPr>
          </w:rPrChange>
        </w:rPr>
        <w:t>[32]</w:t>
      </w:r>
      <w:r w:rsidR="00F05452" w:rsidRPr="00234F97">
        <w:rPr>
          <w:rFonts w:ascii="Arial" w:hAnsi="Arial" w:cs="Arial"/>
          <w:color w:val="000000" w:themeColor="text1"/>
          <w:sz w:val="22"/>
          <w:szCs w:val="22"/>
          <w:lang w:val="en-GB"/>
          <w:rPrChange w:id="743" w:author="Johannes Zauner" w:date="2025-09-12T14:01:00Z" w16du:dateUtc="2025-09-12T12:01:00Z">
            <w:rPr>
              <w:rFonts w:ascii="Arial" w:hAnsi="Arial" w:cs="Arial"/>
              <w:color w:val="000000" w:themeColor="text1"/>
              <w:sz w:val="22"/>
              <w:szCs w:val="22"/>
            </w:rPr>
          </w:rPrChange>
        </w:rPr>
        <w:fldChar w:fldCharType="end"/>
      </w:r>
      <w:r w:rsidR="00F05452" w:rsidRPr="00234F97">
        <w:rPr>
          <w:rFonts w:ascii="Arial" w:hAnsi="Arial" w:cs="Arial"/>
          <w:color w:val="000000" w:themeColor="text1"/>
          <w:sz w:val="22"/>
          <w:szCs w:val="22"/>
          <w:lang w:val="en-GB"/>
          <w:rPrChange w:id="744" w:author="Johannes Zauner" w:date="2025-09-12T14:01:00Z" w16du:dateUtc="2025-09-12T12:01:00Z">
            <w:rPr>
              <w:rFonts w:ascii="Arial" w:hAnsi="Arial" w:cs="Arial"/>
              <w:color w:val="000000" w:themeColor="text1"/>
              <w:sz w:val="22"/>
              <w:szCs w:val="22"/>
            </w:rPr>
          </w:rPrChange>
        </w:rPr>
        <w:t xml:space="preserve"> </w:t>
      </w:r>
      <w:r w:rsidRPr="00234F97">
        <w:rPr>
          <w:rFonts w:ascii="Arial" w:hAnsi="Arial" w:cs="Arial"/>
          <w:color w:val="000000" w:themeColor="text1"/>
          <w:sz w:val="22"/>
          <w:szCs w:val="22"/>
          <w:lang w:val="en-GB"/>
          <w:rPrChange w:id="745" w:author="Johannes Zauner" w:date="2025-09-12T14:01:00Z" w16du:dateUtc="2025-09-12T12:01:00Z">
            <w:rPr>
              <w:rFonts w:ascii="Arial" w:hAnsi="Arial" w:cs="Arial"/>
              <w:color w:val="000000" w:themeColor="text1"/>
              <w:sz w:val="22"/>
              <w:szCs w:val="22"/>
            </w:rPr>
          </w:rPrChange>
        </w:rPr>
        <w:t xml:space="preserve">and sleepiness was rated using </w:t>
      </w:r>
      <w:r w:rsidR="00F90970" w:rsidRPr="00234F97">
        <w:rPr>
          <w:rFonts w:ascii="Arial" w:hAnsi="Arial" w:cs="Arial"/>
          <w:color w:val="000000" w:themeColor="text1"/>
          <w:sz w:val="22"/>
          <w:szCs w:val="22"/>
          <w:lang w:val="en-GB"/>
          <w:rPrChange w:id="746" w:author="Johannes Zauner" w:date="2025-09-12T14:01:00Z" w16du:dateUtc="2025-09-12T12:01:00Z">
            <w:rPr>
              <w:rFonts w:ascii="Arial" w:hAnsi="Arial" w:cs="Arial"/>
              <w:color w:val="000000" w:themeColor="text1"/>
              <w:sz w:val="22"/>
              <w:szCs w:val="22"/>
            </w:rPr>
          </w:rPrChange>
        </w:rPr>
        <w:t>a 10-point</w:t>
      </w:r>
      <w:r w:rsidRPr="00234F97">
        <w:rPr>
          <w:rFonts w:ascii="Arial" w:hAnsi="Arial" w:cs="Arial"/>
          <w:color w:val="000000" w:themeColor="text1"/>
          <w:sz w:val="22"/>
          <w:szCs w:val="22"/>
          <w:lang w:val="en-GB"/>
          <w:rPrChange w:id="747" w:author="Johannes Zauner" w:date="2025-09-12T14:01:00Z" w16du:dateUtc="2025-09-12T12:01:00Z">
            <w:rPr>
              <w:rFonts w:ascii="Arial" w:hAnsi="Arial" w:cs="Arial"/>
              <w:color w:val="000000" w:themeColor="text1"/>
              <w:sz w:val="22"/>
              <w:szCs w:val="22"/>
            </w:rPr>
          </w:rPrChange>
        </w:rPr>
        <w:t xml:space="preserve"> Karolinska Sleepiness Scale (KSS)</w:t>
      </w:r>
      <w:r w:rsidR="00F90970" w:rsidRPr="00234F97">
        <w:rPr>
          <w:rFonts w:ascii="Arial" w:hAnsi="Arial" w:cs="Arial"/>
          <w:color w:val="000000" w:themeColor="text1"/>
          <w:sz w:val="22"/>
          <w:szCs w:val="22"/>
          <w:lang w:val="en-GB"/>
          <w:rPrChange w:id="748" w:author="Johannes Zauner" w:date="2025-09-12T14:01:00Z" w16du:dateUtc="2025-09-12T12:01:00Z">
            <w:rPr>
              <w:rFonts w:ascii="Arial" w:hAnsi="Arial" w:cs="Arial"/>
              <w:color w:val="000000" w:themeColor="text1"/>
              <w:sz w:val="22"/>
              <w:szCs w:val="22"/>
            </w:rPr>
          </w:rPrChange>
        </w:rPr>
        <w:t xml:space="preserve"> </w:t>
      </w:r>
      <w:r w:rsidR="00F90970" w:rsidRPr="00234F97">
        <w:rPr>
          <w:rFonts w:ascii="Arial" w:hAnsi="Arial" w:cs="Arial"/>
          <w:color w:val="000000" w:themeColor="text1"/>
          <w:sz w:val="22"/>
          <w:szCs w:val="22"/>
          <w:lang w:val="en-GB"/>
          <w:rPrChange w:id="749"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&lt;EndNote&gt;&lt;Cite&gt;&lt;Author&gt;Akerstedt&lt;/Author&gt;&lt;Year&gt;1990&lt;/Year&gt;&lt;RecNum&gt;21&lt;/RecNum&gt;&lt;DisplayText&gt;[33]&lt;/DisplayText&gt;&lt;record&gt;&lt;rec-number&gt;21&lt;/rec-number&gt;&lt;foreign-keys&gt;&lt;key app="EN" db-id="pp2tapfts0x92leeart5ezwef92dswfx2dax" timestamp="1602656239"&gt;21&lt;/key&gt;&lt;/foreign-keys&gt;&lt;ref-type name="Journal Article"&gt;17&lt;/ref-type&gt;&lt;contributors&gt;&lt;authors&gt;&lt;author&gt;Akerstedt, T.&lt;/author&gt;&lt;author&gt;Gillberg, M.&lt;/author&gt;&lt;/authors&gt;&lt;/contributors&gt;&lt;auth-address&gt;IPM &amp;amp; Karolinska Institute, Stockholm, Sweden.&lt;/auth-address&gt;&lt;titles&gt;&lt;title&gt;Subjective and objective sleepiness in the active individual&lt;/title&gt;&lt;secondary-title&gt;Int J Neurosci&lt;/secondary-title&gt;&lt;/titles&gt;&lt;periodical&gt;&lt;full-title&gt;Int J Neurosci&lt;/full-title&gt;&lt;/periodical&gt;&lt;pages&gt;29-37&lt;/pages&gt;&lt;volume&gt;52&lt;/volume&gt;&lt;number&gt;1-2&lt;/number&gt;&lt;edition&gt;1990/05/01&lt;/edition&gt;&lt;keywords&gt;&lt;keyword&gt;Adult&lt;/keyword&gt;&lt;keyword&gt;Analysis of Variance&lt;/keyword&gt;&lt;keyword&gt;Electroencephalography&lt;/keyword&gt;&lt;keyword&gt;Electrooculography&lt;/keyword&gt;&lt;keyword&gt;Humans&lt;/keyword&gt;&lt;keyword&gt;Male&lt;/keyword&gt;&lt;keyword&gt;Middle Aged&lt;/keyword&gt;&lt;keyword&gt;*Self Concept&lt;/keyword&gt;&lt;keyword&gt;Sleep Stages/*physiology&lt;/keyword&gt;&lt;keyword&gt;Time Factors&lt;/keyword&gt;&lt;/keywords&gt;&lt;dates&gt;&lt;year&gt;1990&lt;/year&gt;&lt;pub-dates&gt;&lt;date&gt;May&lt;/date&gt;&lt;/pub-dates&gt;&lt;/dates&gt;&lt;isbn&gt;0020-7454 (Print)&amp;#xD;0020-7454 (Linking)&lt;/isbn&gt;&lt;accession-num&gt;2265922&lt;/accession-num&gt;&lt;urls&gt;&lt;related-urls&gt;&lt;url&gt;https://www.ncbi.nlm.nih.gov/pubmed/2265922&lt;/url&gt;&lt;/related-urls&gt;&lt;/urls&gt;&lt;electronic-resource-num&gt;10.3109/00207459008994241&lt;/electronic-resource-num&gt;&lt;/record&gt;&lt;/Cite&gt;&lt;/EndNote&gt;</w:instrText>
      </w:r>
      <w:r w:rsidR="00F90970" w:rsidRPr="00234F97">
        <w:rPr>
          <w:rFonts w:ascii="Arial" w:hAnsi="Arial" w:cs="Arial"/>
          <w:color w:val="000000" w:themeColor="text1"/>
          <w:sz w:val="22"/>
          <w:szCs w:val="22"/>
          <w:lang w:val="en-GB"/>
          <w:rPrChange w:id="750"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51" w:author="Johannes Zauner" w:date="2025-09-12T14:01:00Z" w16du:dateUtc="2025-09-12T12:01:00Z">
            <w:rPr>
              <w:rFonts w:ascii="Arial" w:hAnsi="Arial" w:cs="Arial"/>
              <w:noProof/>
              <w:color w:val="000000" w:themeColor="text1"/>
              <w:sz w:val="22"/>
              <w:szCs w:val="22"/>
            </w:rPr>
          </w:rPrChange>
        </w:rPr>
        <w:t>[33]</w:t>
      </w:r>
      <w:r w:rsidR="00F90970" w:rsidRPr="00234F97">
        <w:rPr>
          <w:rFonts w:ascii="Arial" w:hAnsi="Arial" w:cs="Arial"/>
          <w:color w:val="000000" w:themeColor="text1"/>
          <w:sz w:val="22"/>
          <w:szCs w:val="22"/>
          <w:lang w:val="en-GB"/>
          <w:rPrChange w:id="752"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53" w:author="Johannes Zauner" w:date="2025-09-12T14:01:00Z" w16du:dateUtc="2025-09-12T12:01:00Z">
            <w:rPr>
              <w:rFonts w:ascii="Arial" w:hAnsi="Arial" w:cs="Arial"/>
              <w:color w:val="000000" w:themeColor="text1"/>
              <w:sz w:val="22"/>
              <w:szCs w:val="22"/>
            </w:rPr>
          </w:rPrChange>
        </w:rPr>
        <w:t>, which ranges from 1 (“Extremely alert”) to 10 (“Extremely sleepy, fighting sleep”).</w:t>
      </w:r>
    </w:p>
    <w:p w14:paraId="4F13B6CC" w14:textId="77777777" w:rsidR="005F59C1" w:rsidRPr="00234F97" w:rsidRDefault="005F59C1" w:rsidP="0011244B">
      <w:pPr>
        <w:spacing w:line="276" w:lineRule="auto"/>
        <w:jc w:val="both"/>
        <w:rPr>
          <w:rFonts w:ascii="Arial" w:hAnsi="Arial" w:cs="Arial"/>
          <w:color w:val="000000" w:themeColor="text1"/>
          <w:sz w:val="22"/>
          <w:szCs w:val="22"/>
          <w:lang w:val="en-GB"/>
          <w:rPrChange w:id="754" w:author="Johannes Zauner" w:date="2025-09-12T14:01:00Z" w16du:dateUtc="2025-09-12T12:01:00Z">
            <w:rPr>
              <w:rFonts w:ascii="Arial" w:hAnsi="Arial" w:cs="Arial"/>
              <w:color w:val="000000" w:themeColor="text1"/>
              <w:sz w:val="22"/>
              <w:szCs w:val="22"/>
            </w:rPr>
          </w:rPrChange>
        </w:rPr>
      </w:pPr>
    </w:p>
    <w:p w14:paraId="543C6EE2" w14:textId="2A10DA05" w:rsidR="001739EA" w:rsidRPr="00234F97" w:rsidRDefault="001739EA" w:rsidP="0011244B">
      <w:pPr>
        <w:pStyle w:val="berschrift3"/>
        <w:spacing w:line="276" w:lineRule="auto"/>
        <w:rPr>
          <w:rFonts w:ascii="Arial" w:hAnsi="Arial" w:cs="Arial"/>
          <w:i/>
          <w:iCs/>
          <w:color w:val="000000" w:themeColor="text1"/>
          <w:sz w:val="22"/>
          <w:szCs w:val="22"/>
          <w:lang w:val="en-GB"/>
          <w:rPrChange w:id="755"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56" w:author="Johannes Zauner" w:date="2025-09-12T14:01:00Z" w16du:dateUtc="2025-09-12T12:01:00Z">
            <w:rPr>
              <w:rFonts w:ascii="Arial" w:hAnsi="Arial" w:cs="Arial"/>
              <w:i/>
              <w:iCs/>
              <w:color w:val="000000" w:themeColor="text1"/>
              <w:sz w:val="22"/>
              <w:szCs w:val="22"/>
            </w:rPr>
          </w:rPrChange>
        </w:rPr>
        <w:t>Exercise log</w:t>
      </w:r>
    </w:p>
    <w:p w14:paraId="3B145481" w14:textId="77777777" w:rsidR="00C902C0" w:rsidRPr="00234F97" w:rsidRDefault="00C902C0" w:rsidP="0011244B">
      <w:pPr>
        <w:spacing w:line="276" w:lineRule="auto"/>
        <w:jc w:val="both"/>
        <w:rPr>
          <w:rFonts w:ascii="Arial" w:hAnsi="Arial" w:cs="Arial"/>
          <w:color w:val="000000" w:themeColor="text1"/>
          <w:sz w:val="22"/>
          <w:szCs w:val="22"/>
          <w:lang w:val="en-GB"/>
          <w:rPrChange w:id="75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58" w:author="Johannes Zauner" w:date="2025-09-12T14:01:00Z" w16du:dateUtc="2025-09-12T12:01:00Z">
            <w:rPr>
              <w:rFonts w:ascii="Arial" w:hAnsi="Arial" w:cs="Arial"/>
              <w:color w:val="000000" w:themeColor="text1"/>
              <w:sz w:val="22"/>
              <w:szCs w:val="22"/>
            </w:rPr>
          </w:rPrChange>
        </w:rPr>
        <w:t>Each evening before going to bed, the participants completed a custom-made questionnaire about their daily physical activity. The questionnaire collected information on the intensity of the exercise (vigorous, moderate or light), where it took place (indoors or outdoors) and how much time was spent sitting or lying down during the day.</w:t>
      </w:r>
    </w:p>
    <w:p w14:paraId="401A13DD" w14:textId="77777777" w:rsidR="005F59C1" w:rsidRPr="00234F97" w:rsidRDefault="005F59C1" w:rsidP="0011244B">
      <w:pPr>
        <w:spacing w:line="276" w:lineRule="auto"/>
        <w:jc w:val="both"/>
        <w:rPr>
          <w:rFonts w:ascii="Arial" w:hAnsi="Arial" w:cs="Arial"/>
          <w:color w:val="000000" w:themeColor="text1"/>
          <w:sz w:val="22"/>
          <w:szCs w:val="22"/>
          <w:lang w:val="en-GB"/>
          <w:rPrChange w:id="759" w:author="Johannes Zauner" w:date="2025-09-12T14:01:00Z" w16du:dateUtc="2025-09-12T12:01:00Z">
            <w:rPr>
              <w:rFonts w:ascii="Arial" w:hAnsi="Arial" w:cs="Arial"/>
              <w:color w:val="000000" w:themeColor="text1"/>
              <w:sz w:val="22"/>
              <w:szCs w:val="22"/>
            </w:rPr>
          </w:rPrChange>
        </w:rPr>
      </w:pPr>
    </w:p>
    <w:p w14:paraId="0D074C2B" w14:textId="059AC611" w:rsidR="002A144A" w:rsidRPr="00234F97" w:rsidRDefault="002A144A" w:rsidP="0011244B">
      <w:pPr>
        <w:pStyle w:val="berschrift3"/>
        <w:spacing w:line="276" w:lineRule="auto"/>
        <w:rPr>
          <w:rFonts w:ascii="Arial" w:hAnsi="Arial" w:cs="Arial"/>
          <w:i/>
          <w:iCs/>
          <w:color w:val="000000" w:themeColor="text1"/>
          <w:sz w:val="22"/>
          <w:szCs w:val="22"/>
          <w:lang w:val="en-GB"/>
          <w:rPrChange w:id="760"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61" w:author="Johannes Zauner" w:date="2025-09-12T14:01:00Z" w16du:dateUtc="2025-09-12T12:01:00Z">
            <w:rPr>
              <w:rFonts w:ascii="Arial" w:hAnsi="Arial" w:cs="Arial"/>
              <w:i/>
              <w:iCs/>
              <w:color w:val="000000" w:themeColor="text1"/>
              <w:sz w:val="22"/>
              <w:szCs w:val="22"/>
            </w:rPr>
          </w:rPrChange>
        </w:rPr>
        <w:t>Wellbeing log</w:t>
      </w:r>
    </w:p>
    <w:p w14:paraId="43877FA3" w14:textId="1DB6A086" w:rsidR="00C902C0" w:rsidRPr="00234F97" w:rsidRDefault="00C902C0" w:rsidP="0011244B">
      <w:pPr>
        <w:spacing w:line="276" w:lineRule="auto"/>
        <w:jc w:val="both"/>
        <w:rPr>
          <w:rFonts w:ascii="Arial" w:hAnsi="Arial" w:cs="Arial"/>
          <w:color w:val="000000" w:themeColor="text1"/>
          <w:sz w:val="22"/>
          <w:szCs w:val="22"/>
          <w:lang w:val="en-GB"/>
          <w:rPrChange w:id="76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63" w:author="Johannes Zauner" w:date="2025-09-12T14:01:00Z" w16du:dateUtc="2025-09-12T12:01:00Z">
            <w:rPr>
              <w:rFonts w:ascii="Arial" w:hAnsi="Arial" w:cs="Arial"/>
              <w:color w:val="000000" w:themeColor="text1"/>
              <w:sz w:val="22"/>
              <w:szCs w:val="22"/>
            </w:rPr>
          </w:rPrChange>
        </w:rPr>
        <w:t>Each evening before going to sleep, the participants completed a modified version of the WHO-5 Wellbeing Index</w:t>
      </w:r>
      <w:r w:rsidR="00B25B19" w:rsidRPr="00234F97">
        <w:rPr>
          <w:rFonts w:ascii="Arial" w:hAnsi="Arial" w:cs="Arial"/>
          <w:color w:val="000000" w:themeColor="text1"/>
          <w:sz w:val="22"/>
          <w:szCs w:val="22"/>
          <w:lang w:val="en-GB"/>
          <w:rPrChange w:id="764" w:author="Johannes Zauner" w:date="2025-09-12T14:01:00Z" w16du:dateUtc="2025-09-12T12:01:00Z">
            <w:rPr>
              <w:rFonts w:ascii="Arial" w:hAnsi="Arial" w:cs="Arial"/>
              <w:color w:val="000000" w:themeColor="text1"/>
              <w:sz w:val="22"/>
              <w:szCs w:val="22"/>
            </w:rPr>
          </w:rPrChange>
        </w:rPr>
        <w:t xml:space="preserve"> </w:t>
      </w:r>
      <w:r w:rsidR="00EC2404" w:rsidRPr="00234F97">
        <w:rPr>
          <w:rFonts w:ascii="Arial" w:hAnsi="Arial" w:cs="Arial"/>
          <w:color w:val="000000" w:themeColor="text1"/>
          <w:sz w:val="22"/>
          <w:szCs w:val="22"/>
          <w:lang w:val="en-GB"/>
          <w:rPrChange w:id="765" w:author="Johannes Zauner" w:date="2025-09-12T14:01:00Z" w16du:dateUtc="2025-09-12T12:01:00Z">
            <w:rPr>
              <w:rFonts w:ascii="Arial" w:hAnsi="Arial" w:cs="Arial"/>
              <w:color w:val="000000" w:themeColor="text1"/>
              <w:sz w:val="22"/>
              <w:szCs w:val="22"/>
            </w:rPr>
          </w:rPrChange>
        </w:rPr>
        <w:fldChar w:fldCharType="begin"/>
      </w:r>
      <w:r w:rsidR="00BC4798" w:rsidRPr="00234F97">
        <w:rPr>
          <w:rFonts w:ascii="Arial" w:hAnsi="Arial" w:cs="Arial"/>
          <w:color w:val="000000" w:themeColor="text1"/>
          <w:sz w:val="22"/>
          <w:szCs w:val="22"/>
          <w:lang w:val="en-GB"/>
          <w:rPrChange w:id="766" w:author="Johannes Zauner" w:date="2025-09-12T14:01:00Z" w16du:dateUtc="2025-09-12T12:01:00Z">
            <w:rPr>
              <w:rFonts w:ascii="Arial" w:hAnsi="Arial" w:cs="Arial"/>
              <w:color w:val="000000" w:themeColor="text1"/>
              <w:sz w:val="22"/>
              <w:szCs w:val="22"/>
            </w:rPr>
          </w:rPrChange>
        </w:rPr>
        <w:instrText xml:space="preserve"> ADDIN EN.CITE &lt;EndNote&gt;&lt;Cite&gt;&lt;Author&gt;Bech&lt;/Author&gt;&lt;Year&gt;2004&lt;/Year&gt;&lt;RecNum&gt;32&lt;/RecNum&gt;&lt;DisplayText&gt;[34]&lt;/DisplayText&gt;&lt;record&gt;&lt;rec-number&gt;32&lt;/rec-number&gt;&lt;foreign-keys&gt;&lt;key app="EN" db-id="sfw0fvxxu2vvxcex2x05arxcfdee2erza2zf" timestamp="1756293279"&gt;32&lt;/key&gt;&lt;/foreign-keys&gt;&lt;ref-type name="Journal Article"&gt;17&lt;/ref-type&gt;&lt;contributors&gt;&lt;authors&gt;&lt;author&gt;Bech, P.&lt;/author&gt;&lt;/authors&gt;&lt;/contributors&gt;&lt;titles&gt;&lt;title&gt;Measuring the dimensions of psychological general well-being by the WHO-5&lt;/title&gt;&lt;secondary-title&gt;QoL Newsletter&lt;/secondary-title&gt;&lt;/titles&gt;&lt;periodical&gt;&lt;full-title&gt;QoL Newsletter&lt;/full-title&gt;&lt;/periodical&gt;&lt;pages&gt;15-16&lt;/pages&gt;&lt;volume&gt;32&lt;/volume&gt;&lt;dates&gt;&lt;year&gt;2004&lt;/year&gt;&lt;/dates&gt;&lt;urls&gt;&lt;/urls&gt;&lt;/record&gt;&lt;/Cite&gt;&lt;/EndNote&gt;</w:instrText>
      </w:r>
      <w:r w:rsidR="00EC2404" w:rsidRPr="00234F97">
        <w:rPr>
          <w:rFonts w:ascii="Arial" w:hAnsi="Arial" w:cs="Arial"/>
          <w:color w:val="000000" w:themeColor="text1"/>
          <w:sz w:val="22"/>
          <w:szCs w:val="22"/>
          <w:lang w:val="en-GB"/>
          <w:rPrChange w:id="767"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68" w:author="Johannes Zauner" w:date="2025-09-12T14:01:00Z" w16du:dateUtc="2025-09-12T12:01:00Z">
            <w:rPr>
              <w:rFonts w:ascii="Arial" w:hAnsi="Arial" w:cs="Arial"/>
              <w:noProof/>
              <w:color w:val="000000" w:themeColor="text1"/>
              <w:sz w:val="22"/>
              <w:szCs w:val="22"/>
            </w:rPr>
          </w:rPrChange>
        </w:rPr>
        <w:t>[34]</w:t>
      </w:r>
      <w:r w:rsidR="00EC2404" w:rsidRPr="00234F97">
        <w:rPr>
          <w:rFonts w:ascii="Arial" w:hAnsi="Arial" w:cs="Arial"/>
          <w:color w:val="000000" w:themeColor="text1"/>
          <w:sz w:val="22"/>
          <w:szCs w:val="22"/>
          <w:lang w:val="en-GB"/>
          <w:rPrChange w:id="769"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70" w:author="Johannes Zauner" w:date="2025-09-12T14:01:00Z" w16du:dateUtc="2025-09-12T12:01:00Z">
            <w:rPr>
              <w:rFonts w:ascii="Arial" w:hAnsi="Arial" w:cs="Arial"/>
              <w:color w:val="000000" w:themeColor="text1"/>
              <w:sz w:val="22"/>
              <w:szCs w:val="22"/>
            </w:rPr>
          </w:rPrChange>
        </w:rPr>
        <w:t>. This comprised five statements about their mood, energy levels, sleep quality and interest in daily life. For four of the statements, participants rated how often they experienced positive emotions using a five-point Likert scale ranging from 0 ("Never") to 5 ("Always"). For the question about sleep quality, they rated it from 1 (“Very poor”) to 5 (“Very good”).</w:t>
      </w:r>
    </w:p>
    <w:p w14:paraId="64A8645B" w14:textId="77777777" w:rsidR="005F59C1" w:rsidRPr="00234F97" w:rsidRDefault="005F59C1" w:rsidP="0011244B">
      <w:pPr>
        <w:spacing w:line="276" w:lineRule="auto"/>
        <w:jc w:val="both"/>
        <w:rPr>
          <w:rFonts w:ascii="Arial" w:hAnsi="Arial" w:cs="Arial"/>
          <w:color w:val="000000" w:themeColor="text1"/>
          <w:sz w:val="22"/>
          <w:szCs w:val="22"/>
          <w:lang w:val="en-GB"/>
          <w:rPrChange w:id="771" w:author="Johannes Zauner" w:date="2025-09-12T14:01:00Z" w16du:dateUtc="2025-09-12T12:01:00Z">
            <w:rPr>
              <w:rFonts w:ascii="Arial" w:hAnsi="Arial" w:cs="Arial"/>
              <w:color w:val="000000" w:themeColor="text1"/>
              <w:sz w:val="22"/>
              <w:szCs w:val="22"/>
            </w:rPr>
          </w:rPrChange>
        </w:rPr>
      </w:pPr>
    </w:p>
    <w:p w14:paraId="528B5B3D" w14:textId="21389E77" w:rsidR="006D6241" w:rsidRPr="00234F97" w:rsidRDefault="00DA67AE" w:rsidP="0011244B">
      <w:pPr>
        <w:pStyle w:val="berschrift3"/>
        <w:spacing w:line="276" w:lineRule="auto"/>
        <w:rPr>
          <w:rFonts w:ascii="Arial" w:hAnsi="Arial" w:cs="Arial"/>
          <w:i/>
          <w:iCs/>
          <w:color w:val="000000" w:themeColor="text1"/>
          <w:sz w:val="22"/>
          <w:szCs w:val="22"/>
          <w:lang w:val="en-GB"/>
          <w:rPrChange w:id="772"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73" w:author="Johannes Zauner" w:date="2025-09-12T14:01:00Z" w16du:dateUtc="2025-09-12T12:01:00Z">
            <w:rPr>
              <w:rFonts w:ascii="Arial" w:hAnsi="Arial" w:cs="Arial"/>
              <w:i/>
              <w:iCs/>
              <w:color w:val="000000" w:themeColor="text1"/>
              <w:sz w:val="22"/>
              <w:szCs w:val="22"/>
            </w:rPr>
          </w:rPrChange>
        </w:rPr>
        <w:t>Light exposure and activity log</w:t>
      </w:r>
    </w:p>
    <w:p w14:paraId="3ECB1ABB" w14:textId="061BC637" w:rsidR="00C902C0" w:rsidRPr="00234F97" w:rsidRDefault="00C902C0" w:rsidP="0011244B">
      <w:pPr>
        <w:spacing w:line="276" w:lineRule="auto"/>
        <w:jc w:val="both"/>
        <w:rPr>
          <w:rFonts w:ascii="Arial" w:hAnsi="Arial" w:cs="Arial"/>
          <w:color w:val="000000" w:themeColor="text1"/>
          <w:sz w:val="22"/>
          <w:szCs w:val="22"/>
          <w:lang w:val="en-GB"/>
          <w:rPrChange w:id="77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75" w:author="Johannes Zauner" w:date="2025-09-12T14:01:00Z" w16du:dateUtc="2025-09-12T12:01:00Z">
            <w:rPr>
              <w:rFonts w:ascii="Arial" w:hAnsi="Arial" w:cs="Arial"/>
              <w:color w:val="000000" w:themeColor="text1"/>
              <w:sz w:val="22"/>
              <w:szCs w:val="22"/>
            </w:rPr>
          </w:rPrChange>
        </w:rPr>
        <w:t xml:space="preserve">Each evening, the participants completed </w:t>
      </w:r>
      <w:r w:rsidR="00CB4CB5" w:rsidRPr="00234F97">
        <w:rPr>
          <w:rFonts w:ascii="Arial" w:hAnsi="Arial" w:cs="Arial"/>
          <w:color w:val="000000" w:themeColor="text1"/>
          <w:sz w:val="22"/>
          <w:szCs w:val="22"/>
          <w:lang w:val="en-GB"/>
          <w:rPrChange w:id="776" w:author="Johannes Zauner" w:date="2025-09-12T14:01:00Z" w16du:dateUtc="2025-09-12T12:01:00Z">
            <w:rPr>
              <w:rFonts w:ascii="Arial" w:hAnsi="Arial" w:cs="Arial"/>
              <w:color w:val="000000" w:themeColor="text1"/>
              <w:sz w:val="22"/>
              <w:szCs w:val="22"/>
            </w:rPr>
          </w:rPrChange>
        </w:rPr>
        <w:t>the m</w:t>
      </w:r>
      <w:r w:rsidRPr="00234F97">
        <w:rPr>
          <w:rFonts w:ascii="Arial" w:hAnsi="Arial" w:cs="Arial"/>
          <w:color w:val="000000" w:themeColor="text1"/>
          <w:sz w:val="22"/>
          <w:szCs w:val="22"/>
          <w:lang w:val="en-GB"/>
          <w:rPrChange w:id="777" w:author="Johannes Zauner" w:date="2025-09-12T14:01:00Z" w16du:dateUtc="2025-09-12T12:01:00Z">
            <w:rPr>
              <w:rFonts w:ascii="Arial" w:hAnsi="Arial" w:cs="Arial"/>
              <w:color w:val="000000" w:themeColor="text1"/>
              <w:sz w:val="22"/>
              <w:szCs w:val="22"/>
            </w:rPr>
          </w:rPrChange>
        </w:rPr>
        <w:t>odified Harvard Light Exposure Assessment (H-LEA</w:t>
      </w:r>
      <w:r w:rsidR="00D31E82" w:rsidRPr="00234F97">
        <w:rPr>
          <w:rFonts w:ascii="Arial" w:hAnsi="Arial" w:cs="Arial"/>
          <w:color w:val="000000" w:themeColor="text1"/>
          <w:sz w:val="22"/>
          <w:szCs w:val="22"/>
          <w:lang w:val="en-GB"/>
          <w:rPrChange w:id="778" w:author="Johannes Zauner" w:date="2025-09-12T14:01:00Z" w16du:dateUtc="2025-09-12T12:01:00Z">
            <w:rPr>
              <w:rFonts w:ascii="Arial" w:hAnsi="Arial" w:cs="Arial"/>
              <w:color w:val="000000" w:themeColor="text1"/>
              <w:sz w:val="22"/>
              <w:szCs w:val="22"/>
            </w:rPr>
          </w:rPrChange>
        </w:rPr>
        <w:t xml:space="preserve"> </w:t>
      </w:r>
      <w:r w:rsidR="005060B2" w:rsidRPr="00234F97">
        <w:rPr>
          <w:rFonts w:ascii="Arial" w:hAnsi="Arial" w:cs="Arial"/>
          <w:color w:val="000000" w:themeColor="text1"/>
          <w:sz w:val="22"/>
          <w:szCs w:val="22"/>
          <w:lang w:val="en-GB"/>
          <w:rPrChange w:id="779" w:author="Johannes Zauner" w:date="2025-09-12T14:01:00Z" w16du:dateUtc="2025-09-12T12:01:00Z">
            <w:rPr>
              <w:rFonts w:ascii="Arial" w:hAnsi="Arial" w:cs="Arial"/>
              <w:color w:val="000000" w:themeColor="text1"/>
              <w:sz w:val="22"/>
              <w:szCs w:val="22"/>
            </w:rPr>
          </w:rPrChange>
        </w:rPr>
        <w:fldChar w:fldCharType="begin"/>
      </w:r>
      <w:r w:rsidR="00BC4798" w:rsidRPr="00234F97">
        <w:rPr>
          <w:rFonts w:ascii="Arial" w:hAnsi="Arial" w:cs="Arial"/>
          <w:color w:val="000000" w:themeColor="text1"/>
          <w:sz w:val="22"/>
          <w:szCs w:val="22"/>
          <w:lang w:val="en-GB"/>
          <w:rPrChange w:id="780" w:author="Johannes Zauner" w:date="2025-09-12T14:01:00Z" w16du:dateUtc="2025-09-12T12:01:00Z">
            <w:rPr>
              <w:rFonts w:ascii="Arial" w:hAnsi="Arial" w:cs="Arial"/>
              <w:color w:val="000000" w:themeColor="text1"/>
              <w:sz w:val="22"/>
              <w:szCs w:val="22"/>
            </w:rPr>
          </w:rPrChange>
        </w:rPr>
        <w:instrText xml:space="preserve"> ADDIN EN.CITE &lt;EndNote&gt;&lt;Cite&gt;&lt;Author&gt;Bajaj&lt;/Author&gt;&lt;Year&gt;2011&lt;/Year&gt;&lt;RecNum&gt;28&lt;/RecNum&gt;&lt;DisplayText&gt;[35]&lt;/DisplayText&gt;&lt;record&gt;&lt;rec-number&gt;28&lt;/rec-number&gt;&lt;foreign-keys&gt;&lt;key app="EN" db-id="sfw0fvxxu2vvxcex2x05arxcfdee2erza2zf" timestamp="1756292993"&gt;28&lt;/key&gt;&lt;/foreign-keys&gt;&lt;ref-type name="Journal Article"&gt;17&lt;/ref-type&gt;&lt;contributors&gt;&lt;authors&gt;&lt;author&gt;Bajaj, A.&lt;/author&gt;&lt;author&gt;Rosner, B.&lt;/author&gt;&lt;author&gt;Lockley, S. W.&lt;/author&gt;&lt;author&gt;Schernhammer, E. S.&lt;/author&gt;&lt;/authors&gt;&lt;/contributors&gt;&lt;auth-address&gt;Case Western Reserve University School of Medicine, Cleveland, Ohio, USA.&lt;/auth-address&gt;&lt;titles&gt;&lt;title&gt;Validation of a light questionnaire with real-life photopic illuminance measurements: the Harvard Light Exposure Assessment questionnaire&lt;/title&gt;&lt;secondary-title&gt;Cancer Epidemiol Biomarkers Prev&lt;/secondary-title&gt;&lt;/titles&gt;&lt;pages&gt;1341-9&lt;/pages&gt;&lt;volume&gt;20&lt;/volume&gt;&lt;number&gt;7&lt;/number&gt;&lt;keywords&gt;&lt;keyword&gt;Adult&lt;/keyword&gt;&lt;keyword&gt;Circadian Rhythm/*physiology&lt;/keyword&gt;&lt;keyword&gt;Female&lt;/keyword&gt;&lt;keyword&gt;Humans&lt;/keyword&gt;&lt;keyword&gt;*Lighting&lt;/keyword&gt;&lt;keyword&gt;*Optical Devices&lt;/keyword&gt;&lt;keyword&gt;Reproducibility of Results&lt;/keyword&gt;&lt;keyword&gt;*Surveys and Questionnaires&lt;/keyword&gt;&lt;keyword&gt;Work Schedule Tolerance&lt;/keyword&gt;&lt;/keywords&gt;&lt;dates&gt;&lt;year&gt;2011&lt;/year&gt;&lt;pub-dates&gt;&lt;date&gt;Jul&lt;/date&gt;&lt;/pub-dates&gt;&lt;/dates&gt;&lt;isbn&gt;1538-7755 (Electronic)&amp;#xD;1055-9965 (Print)&amp;#xD;1055-9965 (Linking)&lt;/isbn&gt;&lt;accession-num&gt;21737411&lt;/accession-num&gt;&lt;urls&gt;&lt;related-urls&gt;&lt;url&gt;https://www.ncbi.nlm.nih.gov/pubmed/21737411&lt;/url&gt;&lt;/related-urls&gt;&lt;/urls&gt;&lt;custom2&gt;PMC3340010&lt;/custom2&gt;&lt;electronic-resource-num&gt;10.1158/1055-9965.EPI-11-0204&lt;/electronic-resource-num&gt;&lt;remote-database-name&gt;Medline&lt;/remote-database-name&gt;&lt;remote-database-provider&gt;NLM&lt;/remote-database-provider&gt;&lt;/record&gt;&lt;/Cite&gt;&lt;/EndNote&gt;</w:instrText>
      </w:r>
      <w:r w:rsidR="005060B2" w:rsidRPr="00234F97">
        <w:rPr>
          <w:rFonts w:ascii="Arial" w:hAnsi="Arial" w:cs="Arial"/>
          <w:color w:val="000000" w:themeColor="text1"/>
          <w:sz w:val="22"/>
          <w:szCs w:val="22"/>
          <w:lang w:val="en-GB"/>
          <w:rPrChange w:id="781"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782" w:author="Johannes Zauner" w:date="2025-09-12T14:01:00Z" w16du:dateUtc="2025-09-12T12:01:00Z">
            <w:rPr>
              <w:rFonts w:ascii="Arial" w:hAnsi="Arial" w:cs="Arial"/>
              <w:noProof/>
              <w:color w:val="000000" w:themeColor="text1"/>
              <w:sz w:val="22"/>
              <w:szCs w:val="22"/>
            </w:rPr>
          </w:rPrChange>
        </w:rPr>
        <w:t>[35]</w:t>
      </w:r>
      <w:r w:rsidR="005060B2" w:rsidRPr="00234F97">
        <w:rPr>
          <w:rFonts w:ascii="Arial" w:hAnsi="Arial" w:cs="Arial"/>
          <w:color w:val="000000" w:themeColor="text1"/>
          <w:sz w:val="22"/>
          <w:szCs w:val="22"/>
          <w:lang w:val="en-GB"/>
          <w:rPrChange w:id="783"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784" w:author="Johannes Zauner" w:date="2025-09-12T14:01:00Z" w16du:dateUtc="2025-09-12T12:01:00Z">
            <w:rPr>
              <w:rFonts w:ascii="Arial" w:hAnsi="Arial" w:cs="Arial"/>
              <w:color w:val="000000" w:themeColor="text1"/>
              <w:sz w:val="22"/>
              <w:szCs w:val="22"/>
            </w:rPr>
          </w:rPrChange>
        </w:rPr>
        <w:t xml:space="preserve">), which was provided during their first visit to the office (on day 1). For each hour of the day, they recorded the main light source to which they were exposed, defined as the 'biggest and brightest light source', as well as the activity in which they were engaged during that hour. Light sources were chosen from eight predefined categories, including indoor and outdoor electric light, </w:t>
      </w:r>
      <w:r w:rsidRPr="00234F97">
        <w:rPr>
          <w:rFonts w:ascii="Arial" w:hAnsi="Arial" w:cs="Arial"/>
          <w:color w:val="000000" w:themeColor="text1"/>
          <w:sz w:val="22"/>
          <w:szCs w:val="22"/>
          <w:lang w:val="en-GB"/>
          <w:rPrChange w:id="785" w:author="Johannes Zauner" w:date="2025-09-12T14:01:00Z" w16du:dateUtc="2025-09-12T12:01:00Z">
            <w:rPr>
              <w:rFonts w:ascii="Arial" w:hAnsi="Arial" w:cs="Arial"/>
              <w:color w:val="000000" w:themeColor="text1"/>
              <w:sz w:val="22"/>
              <w:szCs w:val="22"/>
            </w:rPr>
          </w:rPrChange>
        </w:rPr>
        <w:lastRenderedPageBreak/>
        <w:t xml:space="preserve">daylight indoors or outdoors, screen-based light, darkness and light during sleep. If they were exposed to multiple light sources within the same hour, participants selected from a list of combined options. Activities were selected from eight categories, such as sleeping, working, commuting or spending time outdoors. To ensure compliance, participants submitted a photo of the completed form each morning to a personal shared folder on Google Drive. They also used the </w:t>
      </w:r>
      <w:proofErr w:type="spellStart"/>
      <w:r w:rsidRPr="00234F97">
        <w:rPr>
          <w:rFonts w:ascii="Arial" w:hAnsi="Arial" w:cs="Arial"/>
          <w:color w:val="000000" w:themeColor="text1"/>
          <w:sz w:val="22"/>
          <w:szCs w:val="22"/>
          <w:lang w:val="en-GB"/>
          <w:rPrChange w:id="786" w:author="Johannes Zauner" w:date="2025-09-12T14:01:00Z" w16du:dateUtc="2025-09-12T12:01:00Z">
            <w:rPr>
              <w:rFonts w:ascii="Arial" w:hAnsi="Arial" w:cs="Arial"/>
              <w:color w:val="000000" w:themeColor="text1"/>
              <w:sz w:val="22"/>
              <w:szCs w:val="22"/>
            </w:rPr>
          </w:rPrChange>
        </w:rPr>
        <w:t>MyCap</w:t>
      </w:r>
      <w:proofErr w:type="spellEnd"/>
      <w:r w:rsidRPr="00234F97">
        <w:rPr>
          <w:rFonts w:ascii="Arial" w:hAnsi="Arial" w:cs="Arial"/>
          <w:color w:val="000000" w:themeColor="text1"/>
          <w:sz w:val="22"/>
          <w:szCs w:val="22"/>
          <w:lang w:val="en-GB"/>
          <w:rPrChange w:id="787" w:author="Johannes Zauner" w:date="2025-09-12T14:01:00Z" w16du:dateUtc="2025-09-12T12:01:00Z">
            <w:rPr>
              <w:rFonts w:ascii="Arial" w:hAnsi="Arial" w:cs="Arial"/>
              <w:color w:val="000000" w:themeColor="text1"/>
              <w:sz w:val="22"/>
              <w:szCs w:val="22"/>
            </w:rPr>
          </w:rPrChange>
        </w:rPr>
        <w:t xml:space="preserve"> app to rate their confidence in the accuracy of their responses on a five-point Likert scale ranging from 1 (“Not confident at all”) to 5 (“Completely confident”).</w:t>
      </w:r>
    </w:p>
    <w:p w14:paraId="3DDB7882" w14:textId="77777777" w:rsidR="002C466F" w:rsidRPr="00234F97" w:rsidRDefault="002C466F" w:rsidP="0011244B">
      <w:pPr>
        <w:spacing w:line="276" w:lineRule="auto"/>
        <w:jc w:val="both"/>
        <w:rPr>
          <w:rFonts w:ascii="Arial" w:hAnsi="Arial" w:cs="Arial"/>
          <w:i/>
          <w:iCs/>
          <w:color w:val="000000" w:themeColor="text1"/>
          <w:sz w:val="22"/>
          <w:szCs w:val="22"/>
          <w:lang w:val="en-GB"/>
          <w:rPrChange w:id="788" w:author="Johannes Zauner" w:date="2025-09-12T14:01:00Z" w16du:dateUtc="2025-09-12T12:01:00Z">
            <w:rPr>
              <w:rFonts w:ascii="Arial" w:hAnsi="Arial" w:cs="Arial"/>
              <w:i/>
              <w:iCs/>
              <w:color w:val="000000" w:themeColor="text1"/>
              <w:sz w:val="22"/>
              <w:szCs w:val="22"/>
            </w:rPr>
          </w:rPrChange>
        </w:rPr>
      </w:pPr>
    </w:p>
    <w:p w14:paraId="23C57127" w14:textId="637689D4" w:rsidR="00BD79E9" w:rsidRPr="00234F97" w:rsidRDefault="00BD79E9" w:rsidP="0011244B">
      <w:pPr>
        <w:pStyle w:val="berschrift3"/>
        <w:spacing w:line="276" w:lineRule="auto"/>
        <w:rPr>
          <w:rFonts w:ascii="Arial" w:hAnsi="Arial" w:cs="Arial"/>
          <w:i/>
          <w:iCs/>
          <w:color w:val="000000" w:themeColor="text1"/>
          <w:sz w:val="22"/>
          <w:szCs w:val="22"/>
          <w:lang w:val="en-GB"/>
          <w:rPrChange w:id="789"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790" w:author="Johannes Zauner" w:date="2025-09-12T14:01:00Z" w16du:dateUtc="2025-09-12T12:01:00Z">
            <w:rPr>
              <w:rFonts w:ascii="Arial" w:hAnsi="Arial" w:cs="Arial"/>
              <w:i/>
              <w:iCs/>
              <w:color w:val="000000" w:themeColor="text1"/>
              <w:sz w:val="22"/>
              <w:szCs w:val="22"/>
            </w:rPr>
          </w:rPrChange>
        </w:rPr>
        <w:t xml:space="preserve">Light </w:t>
      </w:r>
      <w:r w:rsidR="00AA0159" w:rsidRPr="00234F97">
        <w:rPr>
          <w:rFonts w:ascii="Arial" w:hAnsi="Arial" w:cs="Arial"/>
          <w:i/>
          <w:iCs/>
          <w:color w:val="000000" w:themeColor="text1"/>
          <w:sz w:val="22"/>
          <w:szCs w:val="22"/>
          <w:lang w:val="en-GB"/>
          <w:rPrChange w:id="791" w:author="Johannes Zauner" w:date="2025-09-12T14:01:00Z" w16du:dateUtc="2025-09-12T12:01:00Z">
            <w:rPr>
              <w:rFonts w:ascii="Arial" w:hAnsi="Arial" w:cs="Arial"/>
              <w:i/>
              <w:iCs/>
              <w:color w:val="000000" w:themeColor="text1"/>
              <w:sz w:val="22"/>
              <w:szCs w:val="22"/>
            </w:rPr>
          </w:rPrChange>
        </w:rPr>
        <w:t>E</w:t>
      </w:r>
      <w:r w:rsidRPr="00234F97">
        <w:rPr>
          <w:rFonts w:ascii="Arial" w:hAnsi="Arial" w:cs="Arial"/>
          <w:i/>
          <w:iCs/>
          <w:color w:val="000000" w:themeColor="text1"/>
          <w:sz w:val="22"/>
          <w:szCs w:val="22"/>
          <w:lang w:val="en-GB"/>
          <w:rPrChange w:id="792" w:author="Johannes Zauner" w:date="2025-09-12T14:01:00Z" w16du:dateUtc="2025-09-12T12:01:00Z">
            <w:rPr>
              <w:rFonts w:ascii="Arial" w:hAnsi="Arial" w:cs="Arial"/>
              <w:i/>
              <w:iCs/>
              <w:color w:val="000000" w:themeColor="text1"/>
              <w:sz w:val="22"/>
              <w:szCs w:val="22"/>
            </w:rPr>
          </w:rPrChange>
        </w:rPr>
        <w:t xml:space="preserve">xposure </w:t>
      </w:r>
      <w:r w:rsidR="00B41DD0" w:rsidRPr="00234F97">
        <w:rPr>
          <w:rFonts w:ascii="Arial" w:hAnsi="Arial" w:cs="Arial"/>
          <w:i/>
          <w:iCs/>
          <w:color w:val="000000" w:themeColor="text1"/>
          <w:sz w:val="22"/>
          <w:szCs w:val="22"/>
          <w:lang w:val="en-GB"/>
          <w:rPrChange w:id="793" w:author="Johannes Zauner" w:date="2025-09-12T14:01:00Z" w16du:dateUtc="2025-09-12T12:01:00Z">
            <w:rPr>
              <w:rFonts w:ascii="Arial" w:hAnsi="Arial" w:cs="Arial"/>
              <w:i/>
              <w:iCs/>
              <w:color w:val="000000" w:themeColor="text1"/>
              <w:sz w:val="22"/>
              <w:szCs w:val="22"/>
            </w:rPr>
          </w:rPrChange>
        </w:rPr>
        <w:t>Behaviour</w:t>
      </w:r>
      <w:r w:rsidRPr="00234F97">
        <w:rPr>
          <w:rFonts w:ascii="Arial" w:hAnsi="Arial" w:cs="Arial"/>
          <w:i/>
          <w:iCs/>
          <w:color w:val="000000" w:themeColor="text1"/>
          <w:sz w:val="22"/>
          <w:szCs w:val="22"/>
          <w:lang w:val="en-GB"/>
          <w:rPrChange w:id="794" w:author="Johannes Zauner" w:date="2025-09-12T14:01:00Z" w16du:dateUtc="2025-09-12T12:01:00Z">
            <w:rPr>
              <w:rFonts w:ascii="Arial" w:hAnsi="Arial" w:cs="Arial"/>
              <w:i/>
              <w:iCs/>
              <w:color w:val="000000" w:themeColor="text1"/>
              <w:sz w:val="22"/>
              <w:szCs w:val="22"/>
            </w:rPr>
          </w:rPrChange>
        </w:rPr>
        <w:t xml:space="preserve"> </w:t>
      </w:r>
      <w:r w:rsidR="00AA0159" w:rsidRPr="00234F97">
        <w:rPr>
          <w:rFonts w:ascii="Arial" w:hAnsi="Arial" w:cs="Arial"/>
          <w:i/>
          <w:iCs/>
          <w:color w:val="000000" w:themeColor="text1"/>
          <w:sz w:val="22"/>
          <w:szCs w:val="22"/>
          <w:lang w:val="en-GB"/>
          <w:rPrChange w:id="795" w:author="Johannes Zauner" w:date="2025-09-12T14:01:00Z" w16du:dateUtc="2025-09-12T12:01:00Z">
            <w:rPr>
              <w:rFonts w:ascii="Arial" w:hAnsi="Arial" w:cs="Arial"/>
              <w:i/>
              <w:iCs/>
              <w:color w:val="000000" w:themeColor="text1"/>
              <w:sz w:val="22"/>
              <w:szCs w:val="22"/>
            </w:rPr>
          </w:rPrChange>
        </w:rPr>
        <w:t>A</w:t>
      </w:r>
      <w:r w:rsidRPr="00234F97">
        <w:rPr>
          <w:rFonts w:ascii="Arial" w:hAnsi="Arial" w:cs="Arial"/>
          <w:i/>
          <w:iCs/>
          <w:color w:val="000000" w:themeColor="text1"/>
          <w:sz w:val="22"/>
          <w:szCs w:val="22"/>
          <w:lang w:val="en-GB"/>
          <w:rPrChange w:id="796" w:author="Johannes Zauner" w:date="2025-09-12T14:01:00Z" w16du:dateUtc="2025-09-12T12:01:00Z">
            <w:rPr>
              <w:rFonts w:ascii="Arial" w:hAnsi="Arial" w:cs="Arial"/>
              <w:i/>
              <w:iCs/>
              <w:color w:val="000000" w:themeColor="text1"/>
              <w:sz w:val="22"/>
              <w:szCs w:val="22"/>
            </w:rPr>
          </w:rPrChange>
        </w:rPr>
        <w:t>ssessment (LEBA)</w:t>
      </w:r>
    </w:p>
    <w:p w14:paraId="1B33F0CE" w14:textId="0447DCD5" w:rsidR="00C902C0" w:rsidRPr="00234F97" w:rsidRDefault="00C902C0" w:rsidP="0011244B">
      <w:pPr>
        <w:spacing w:line="276" w:lineRule="auto"/>
        <w:jc w:val="both"/>
        <w:rPr>
          <w:rFonts w:ascii="Arial" w:hAnsi="Arial" w:cs="Arial"/>
          <w:color w:val="000000" w:themeColor="text1"/>
          <w:sz w:val="22"/>
          <w:szCs w:val="22"/>
          <w:lang w:val="en-GB"/>
          <w:rPrChange w:id="79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798" w:author="Johannes Zauner" w:date="2025-09-12T14:01:00Z" w16du:dateUtc="2025-09-12T12:01:00Z">
            <w:rPr>
              <w:rFonts w:ascii="Arial" w:hAnsi="Arial" w:cs="Arial"/>
              <w:color w:val="000000" w:themeColor="text1"/>
              <w:sz w:val="22"/>
              <w:szCs w:val="22"/>
            </w:rPr>
          </w:rPrChange>
        </w:rPr>
        <w:t>At the end of the study (on day 8), the participants completed the Light Exposure Behaviour Assessment (LEBA</w:t>
      </w:r>
      <w:r w:rsidR="00045831" w:rsidRPr="00234F97">
        <w:rPr>
          <w:rFonts w:ascii="Arial" w:hAnsi="Arial" w:cs="Arial"/>
          <w:color w:val="000000" w:themeColor="text1"/>
          <w:sz w:val="22"/>
          <w:szCs w:val="22"/>
          <w:lang w:val="en-GB"/>
          <w:rPrChange w:id="799" w:author="Johannes Zauner" w:date="2025-09-12T14:01:00Z" w16du:dateUtc="2025-09-12T12:01:00Z">
            <w:rPr>
              <w:rFonts w:ascii="Arial" w:hAnsi="Arial" w:cs="Arial"/>
              <w:color w:val="000000" w:themeColor="text1"/>
              <w:sz w:val="22"/>
              <w:szCs w:val="22"/>
            </w:rPr>
          </w:rPrChange>
        </w:rPr>
        <w:t xml:space="preserve"> </w:t>
      </w:r>
      <w:r w:rsidR="00045831" w:rsidRPr="00234F97">
        <w:rPr>
          <w:rFonts w:ascii="Arial" w:hAnsi="Arial" w:cs="Arial"/>
          <w:color w:val="000000" w:themeColor="text1"/>
          <w:sz w:val="22"/>
          <w:szCs w:val="22"/>
          <w:lang w:val="en-GB"/>
          <w:rPrChange w:id="800" w:author="Johannes Zauner" w:date="2025-09-12T14:01:00Z" w16du:dateUtc="2025-09-12T12:01:00Z">
            <w:rPr>
              <w:rFonts w:ascii="Arial" w:hAnsi="Arial" w:cs="Arial"/>
              <w:color w:val="000000" w:themeColor="text1"/>
              <w:sz w:val="22"/>
              <w:szCs w:val="22"/>
            </w:rPr>
          </w:rPrChange>
        </w:rPr>
        <w:fldChar w:fldCharType="begin"/>
      </w:r>
      <w:r w:rsidR="00AD1D1C">
        <w:rPr>
          <w:rFonts w:ascii="Arial" w:hAnsi="Arial" w:cs="Arial"/>
          <w:color w:val="000000" w:themeColor="text1"/>
          <w:sz w:val="22"/>
          <w:szCs w:val="22"/>
          <w:lang w:val="en-GB"/>
        </w:rPr>
        <w:instrText xml:space="preserve"> ADDIN EN.CITE &lt;EndNote&gt;&lt;Cite&gt;&lt;Author&gt;Siraji&lt;/Author&gt;&lt;Year&gt;2023&lt;/Year&gt;&lt;RecNum&gt;15&lt;/RecNum&gt;&lt;DisplayText&gt;[21]&lt;/DisplayText&gt;&lt;record&gt;&lt;rec-number&gt;15&lt;/rec-number&gt;&lt;foreign-keys&gt;&lt;key app="EN" db-id="sfw0fvxxu2vvxcex2x05arxcfdee2erza2zf" timestamp="1756283173"&gt;15&lt;/key&gt;&lt;/foreign-keys&gt;&lt;ref-type name="Journal Article"&gt;17&lt;/ref-type&gt;&lt;contributors&gt;&lt;authors&gt;&lt;author&gt;Siraji, Mushfiqul Anwar&lt;/author&gt;&lt;author&gt;Lazar, Rafael Robert&lt;/author&gt;&lt;author&gt;van Duijnhoven, Juliëtte&lt;/author&gt;&lt;author&gt;Schlangen, Luc JM&lt;/author&gt;&lt;author&gt;Haque, Shamsul&lt;/author&gt;&lt;author&gt;Kalavally, Vineetha&lt;/author&gt;&lt;author&gt;Vetter, Céline&lt;/author&gt;&lt;author&gt;Glickman, Gena L&lt;/author&gt;&lt;author&gt;Smolders, Karin CHJ&lt;/author&gt;&lt;author&gt;Spitschan, Manuel&lt;/author&gt;&lt;/authors&gt;&lt;/contributors&gt;&lt;titles&gt;&lt;title&gt;An inventory of human light exposure behaviour&lt;/title&gt;&lt;secondary-title&gt;Scientific Reports&lt;/secondary-title&gt;&lt;/titles&gt;&lt;periodical&gt;&lt;full-title&gt;Scientific Reports&lt;/full-title&gt;&lt;/periodical&gt;&lt;pages&gt;22151&lt;/pages&gt;&lt;volume&gt;13&lt;/volume&gt;&lt;number&gt;1&lt;/number&gt;&lt;dates&gt;&lt;year&gt;2023&lt;/year&gt;&lt;/dates&gt;&lt;isbn&gt;2045-2322&lt;/isbn&gt;&lt;urls&gt;&lt;/urls&gt;&lt;/record&gt;&lt;/Cite&gt;&lt;/EndNote&gt;</w:instrText>
      </w:r>
      <w:r w:rsidR="00045831" w:rsidRPr="00234F97">
        <w:rPr>
          <w:rFonts w:ascii="Arial" w:hAnsi="Arial" w:cs="Arial"/>
          <w:color w:val="000000" w:themeColor="text1"/>
          <w:sz w:val="22"/>
          <w:szCs w:val="22"/>
          <w:lang w:val="en-GB"/>
          <w:rPrChange w:id="801" w:author="Johannes Zauner" w:date="2025-09-12T14:01:00Z" w16du:dateUtc="2025-09-12T12:01:00Z">
            <w:rPr>
              <w:rFonts w:ascii="Arial" w:hAnsi="Arial" w:cs="Arial"/>
              <w:color w:val="000000" w:themeColor="text1"/>
              <w:sz w:val="22"/>
              <w:szCs w:val="22"/>
            </w:rPr>
          </w:rPrChange>
        </w:rPr>
        <w:fldChar w:fldCharType="separate"/>
      </w:r>
      <w:r w:rsidR="00AD1D1C">
        <w:rPr>
          <w:rFonts w:ascii="Arial" w:hAnsi="Arial" w:cs="Arial"/>
          <w:noProof/>
          <w:color w:val="000000" w:themeColor="text1"/>
          <w:sz w:val="22"/>
          <w:szCs w:val="22"/>
          <w:lang w:val="en-GB"/>
        </w:rPr>
        <w:t>[21]</w:t>
      </w:r>
      <w:r w:rsidR="00045831" w:rsidRPr="00234F97">
        <w:rPr>
          <w:rFonts w:ascii="Arial" w:hAnsi="Arial" w:cs="Arial"/>
          <w:color w:val="000000" w:themeColor="text1"/>
          <w:sz w:val="22"/>
          <w:szCs w:val="22"/>
          <w:lang w:val="en-GB"/>
          <w:rPrChange w:id="802"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803" w:author="Johannes Zauner" w:date="2025-09-12T14:01:00Z" w16du:dateUtc="2025-09-12T12:01:00Z">
            <w:rPr>
              <w:rFonts w:ascii="Arial" w:hAnsi="Arial" w:cs="Arial"/>
              <w:color w:val="000000" w:themeColor="text1"/>
              <w:sz w:val="22"/>
              <w:szCs w:val="22"/>
            </w:rPr>
          </w:rPrChange>
        </w:rPr>
        <w:t>), which is a 2</w:t>
      </w:r>
      <w:r w:rsidR="00A3380B" w:rsidRPr="00234F97">
        <w:rPr>
          <w:rFonts w:ascii="Arial" w:hAnsi="Arial" w:cs="Arial"/>
          <w:color w:val="000000" w:themeColor="text1"/>
          <w:sz w:val="22"/>
          <w:szCs w:val="22"/>
          <w:lang w:val="en-GB"/>
          <w:rPrChange w:id="804" w:author="Johannes Zauner" w:date="2025-09-12T14:01:00Z" w16du:dateUtc="2025-09-12T12:01:00Z">
            <w:rPr>
              <w:rFonts w:ascii="Arial" w:hAnsi="Arial" w:cs="Arial"/>
              <w:color w:val="000000" w:themeColor="text1"/>
              <w:sz w:val="22"/>
              <w:szCs w:val="22"/>
            </w:rPr>
          </w:rPrChange>
        </w:rPr>
        <w:t>3</w:t>
      </w:r>
      <w:r w:rsidRPr="00234F97">
        <w:rPr>
          <w:rFonts w:ascii="Arial" w:hAnsi="Arial" w:cs="Arial"/>
          <w:color w:val="000000" w:themeColor="text1"/>
          <w:sz w:val="22"/>
          <w:szCs w:val="22"/>
          <w:lang w:val="en-GB"/>
          <w:rPrChange w:id="805" w:author="Johannes Zauner" w:date="2025-09-12T14:01:00Z" w16du:dateUtc="2025-09-12T12:01:00Z">
            <w:rPr>
              <w:rFonts w:ascii="Arial" w:hAnsi="Arial" w:cs="Arial"/>
              <w:color w:val="000000" w:themeColor="text1"/>
              <w:sz w:val="22"/>
              <w:szCs w:val="22"/>
            </w:rPr>
          </w:rPrChange>
        </w:rPr>
        <w:t>-item questionnaire designed to assess light-related behaviours retrospectively during the light study week. The first three items, relating to the use of blue-filtering, orange-tinted, or red-tinted glasses, were excluded as these were not relevant due to the participants wearing light loggers. The final version included 19 items focusing on behaviours such as daylight exposure, smartphone use, bedtime light habits and electric light use at home. Participants rated how often they engaged in these behaviours using a five-point Likert scale ranging from 1 (“Never”) to 5 (“Always”).</w:t>
      </w:r>
    </w:p>
    <w:p w14:paraId="69BCE812" w14:textId="77777777" w:rsidR="005F59C1" w:rsidRPr="00234F97" w:rsidRDefault="005F59C1" w:rsidP="0011244B">
      <w:pPr>
        <w:spacing w:line="276" w:lineRule="auto"/>
        <w:jc w:val="both"/>
        <w:rPr>
          <w:rFonts w:ascii="Arial" w:hAnsi="Arial" w:cs="Arial"/>
          <w:color w:val="000000" w:themeColor="text1"/>
          <w:sz w:val="22"/>
          <w:szCs w:val="22"/>
          <w:lang w:val="en-GB"/>
          <w:rPrChange w:id="806" w:author="Johannes Zauner" w:date="2025-09-12T14:01:00Z" w16du:dateUtc="2025-09-12T12:01:00Z">
            <w:rPr>
              <w:rFonts w:ascii="Arial" w:hAnsi="Arial" w:cs="Arial"/>
              <w:color w:val="000000" w:themeColor="text1"/>
              <w:sz w:val="22"/>
              <w:szCs w:val="22"/>
            </w:rPr>
          </w:rPrChange>
        </w:rPr>
      </w:pPr>
    </w:p>
    <w:p w14:paraId="4C8270B2" w14:textId="1A5EB593" w:rsidR="003B7607" w:rsidRPr="00234F97" w:rsidRDefault="003B7607" w:rsidP="0011244B">
      <w:pPr>
        <w:pStyle w:val="berschrift3"/>
        <w:spacing w:line="276" w:lineRule="auto"/>
        <w:rPr>
          <w:rFonts w:ascii="Arial" w:hAnsi="Arial" w:cs="Arial"/>
          <w:i/>
          <w:iCs/>
          <w:color w:val="000000" w:themeColor="text1"/>
          <w:sz w:val="22"/>
          <w:szCs w:val="22"/>
          <w:lang w:val="en-GB"/>
          <w:rPrChange w:id="807"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808" w:author="Johannes Zauner" w:date="2025-09-12T14:01:00Z" w16du:dateUtc="2025-09-12T12:01:00Z">
            <w:rPr>
              <w:rFonts w:ascii="Arial" w:hAnsi="Arial" w:cs="Arial"/>
              <w:i/>
              <w:iCs/>
              <w:color w:val="000000" w:themeColor="text1"/>
              <w:sz w:val="22"/>
              <w:szCs w:val="22"/>
            </w:rPr>
          </w:rPrChange>
        </w:rPr>
        <w:t xml:space="preserve">Assessment of </w:t>
      </w:r>
      <w:r w:rsidR="00A968A8" w:rsidRPr="00234F97">
        <w:rPr>
          <w:rFonts w:ascii="Arial" w:hAnsi="Arial" w:cs="Arial"/>
          <w:i/>
          <w:iCs/>
          <w:color w:val="000000" w:themeColor="text1"/>
          <w:sz w:val="22"/>
          <w:szCs w:val="22"/>
          <w:lang w:val="en-GB"/>
          <w:rPrChange w:id="809" w:author="Johannes Zauner" w:date="2025-09-12T14:01:00Z" w16du:dateUtc="2025-09-12T12:01:00Z">
            <w:rPr>
              <w:rFonts w:ascii="Arial" w:hAnsi="Arial" w:cs="Arial"/>
              <w:i/>
              <w:iCs/>
              <w:color w:val="000000" w:themeColor="text1"/>
              <w:sz w:val="22"/>
              <w:szCs w:val="22"/>
            </w:rPr>
          </w:rPrChange>
        </w:rPr>
        <w:t>Sleep Environment</w:t>
      </w:r>
      <w:r w:rsidRPr="00234F97">
        <w:rPr>
          <w:rFonts w:ascii="Arial" w:hAnsi="Arial" w:cs="Arial"/>
          <w:i/>
          <w:iCs/>
          <w:color w:val="000000" w:themeColor="text1"/>
          <w:sz w:val="22"/>
          <w:szCs w:val="22"/>
          <w:lang w:val="en-GB"/>
          <w:rPrChange w:id="810" w:author="Johannes Zauner" w:date="2025-09-12T14:01:00Z" w16du:dateUtc="2025-09-12T12:01:00Z">
            <w:rPr>
              <w:rFonts w:ascii="Arial" w:hAnsi="Arial" w:cs="Arial"/>
              <w:i/>
              <w:iCs/>
              <w:color w:val="000000" w:themeColor="text1"/>
              <w:sz w:val="22"/>
              <w:szCs w:val="22"/>
            </w:rPr>
          </w:rPrChange>
        </w:rPr>
        <w:t xml:space="preserve"> (ASE) questionnaire</w:t>
      </w:r>
    </w:p>
    <w:p w14:paraId="78D92DB5" w14:textId="5F91144F" w:rsidR="00C902C0" w:rsidRPr="00234F97" w:rsidRDefault="00C902C0" w:rsidP="0011244B">
      <w:pPr>
        <w:spacing w:line="276" w:lineRule="auto"/>
        <w:jc w:val="both"/>
        <w:rPr>
          <w:rFonts w:ascii="Arial" w:hAnsi="Arial" w:cs="Arial"/>
          <w:color w:val="000000" w:themeColor="text1"/>
          <w:sz w:val="22"/>
          <w:szCs w:val="22"/>
          <w:lang w:val="en-GB"/>
          <w:rPrChange w:id="811"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812" w:author="Johannes Zauner" w:date="2025-09-12T14:01:00Z" w16du:dateUtc="2025-09-12T12:01:00Z">
            <w:rPr>
              <w:rFonts w:ascii="Arial" w:hAnsi="Arial" w:cs="Arial"/>
              <w:color w:val="000000" w:themeColor="text1"/>
              <w:sz w:val="22"/>
              <w:szCs w:val="22"/>
            </w:rPr>
          </w:rPrChange>
        </w:rPr>
        <w:t>On the final day (day 8), participants completed the 13-item Assessment of Sleep Environment (ASE</w:t>
      </w:r>
      <w:r w:rsidR="004F5BCA" w:rsidRPr="00234F97">
        <w:rPr>
          <w:rFonts w:ascii="Arial" w:hAnsi="Arial" w:cs="Arial"/>
          <w:color w:val="000000" w:themeColor="text1"/>
          <w:sz w:val="22"/>
          <w:szCs w:val="22"/>
          <w:lang w:val="en-GB"/>
          <w:rPrChange w:id="813" w:author="Johannes Zauner" w:date="2025-09-12T14:01:00Z" w16du:dateUtc="2025-09-12T12:01:00Z">
            <w:rPr>
              <w:rFonts w:ascii="Arial" w:hAnsi="Arial" w:cs="Arial"/>
              <w:color w:val="000000" w:themeColor="text1"/>
              <w:sz w:val="22"/>
              <w:szCs w:val="22"/>
            </w:rPr>
          </w:rPrChange>
        </w:rPr>
        <w:t xml:space="preserve"> </w:t>
      </w:r>
      <w:r w:rsidR="004F5BCA" w:rsidRPr="00234F97">
        <w:rPr>
          <w:rFonts w:ascii="Arial" w:hAnsi="Arial" w:cs="Arial"/>
          <w:color w:val="000000" w:themeColor="text1"/>
          <w:sz w:val="22"/>
          <w:szCs w:val="22"/>
          <w:lang w:val="en-GB"/>
          <w:rPrChange w:id="814"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PEVuZE5vdGU+PENpdGU+PEF1dGhvcj5HcmFuZG5lcjwvQXV0aG9yPjxZZWFyPjIwMjI8L1llYXI+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==
</w:fldData>
        </w:fldChar>
      </w:r>
      <w:r w:rsidR="00BC4798" w:rsidRPr="00234F97">
        <w:rPr>
          <w:rFonts w:ascii="Arial" w:hAnsi="Arial" w:cs="Arial"/>
          <w:color w:val="000000" w:themeColor="text1"/>
          <w:sz w:val="22"/>
          <w:szCs w:val="22"/>
          <w:lang w:val="en-GB"/>
          <w:rPrChange w:id="815" w:author="Johannes Zauner" w:date="2025-09-12T14:01:00Z" w16du:dateUtc="2025-09-12T12:01:00Z">
            <w:rPr>
              <w:rFonts w:ascii="Arial" w:hAnsi="Arial" w:cs="Arial"/>
              <w:color w:val="000000" w:themeColor="text1"/>
              <w:sz w:val="22"/>
              <w:szCs w:val="22"/>
            </w:rPr>
          </w:rPrChange>
        </w:rPr>
        <w:instrText xml:space="preserve"> ADDIN EN.CITE </w:instrText>
      </w:r>
      <w:r w:rsidR="00BC4798" w:rsidRPr="00234F97">
        <w:rPr>
          <w:rFonts w:ascii="Arial" w:hAnsi="Arial" w:cs="Arial"/>
          <w:color w:val="000000" w:themeColor="text1"/>
          <w:sz w:val="22"/>
          <w:szCs w:val="22"/>
          <w:lang w:val="en-GB"/>
          <w:rPrChange w:id="816" w:author="Johannes Zauner" w:date="2025-09-12T14:01:00Z" w16du:dateUtc="2025-09-12T12:01:00Z">
            <w:rPr>
              <w:rFonts w:ascii="Arial" w:hAnsi="Arial" w:cs="Arial"/>
              <w:color w:val="000000" w:themeColor="text1"/>
              <w:sz w:val="22"/>
              <w:szCs w:val="22"/>
            </w:rPr>
          </w:rPrChange>
        </w:rPr>
        <w:fldChar w:fldCharType="begin">
          <w:fldData xml:space="preserve">PEVuZE5vdGU+PENpdGU+PEF1dGhvcj5HcmFuZG5lcjwvQXV0aG9yPjxZZWFyPjIwMjI8L1llYXI+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==
</w:fldData>
        </w:fldChar>
      </w:r>
      <w:r w:rsidR="00BC4798" w:rsidRPr="00234F97">
        <w:rPr>
          <w:rFonts w:ascii="Arial" w:hAnsi="Arial" w:cs="Arial"/>
          <w:color w:val="000000" w:themeColor="text1"/>
          <w:sz w:val="22"/>
          <w:szCs w:val="22"/>
          <w:lang w:val="en-GB"/>
          <w:rPrChange w:id="817" w:author="Johannes Zauner" w:date="2025-09-12T14:01:00Z" w16du:dateUtc="2025-09-12T12:01:00Z">
            <w:rPr>
              <w:rFonts w:ascii="Arial" w:hAnsi="Arial" w:cs="Arial"/>
              <w:color w:val="000000" w:themeColor="text1"/>
              <w:sz w:val="22"/>
              <w:szCs w:val="22"/>
            </w:rPr>
          </w:rPrChange>
        </w:rPr>
        <w:instrText xml:space="preserve"> ADDIN EN.CITE.DATA </w:instrText>
      </w:r>
      <w:r w:rsidR="00BC4798" w:rsidRPr="009C39B2">
        <w:rPr>
          <w:rFonts w:ascii="Arial" w:hAnsi="Arial" w:cs="Arial"/>
          <w:color w:val="000000" w:themeColor="text1"/>
          <w:sz w:val="22"/>
          <w:szCs w:val="22"/>
          <w:lang w:val="en-GB"/>
        </w:rPr>
      </w:r>
      <w:r w:rsidR="00BC4798" w:rsidRPr="00234F97">
        <w:rPr>
          <w:rFonts w:ascii="Arial" w:hAnsi="Arial" w:cs="Arial"/>
          <w:color w:val="000000" w:themeColor="text1"/>
          <w:sz w:val="22"/>
          <w:szCs w:val="22"/>
          <w:lang w:val="en-GB"/>
          <w:rPrChange w:id="818" w:author="Johannes Zauner" w:date="2025-09-12T14:01:00Z" w16du:dateUtc="2025-09-12T12:01:00Z">
            <w:rPr>
              <w:rFonts w:ascii="Arial" w:hAnsi="Arial" w:cs="Arial"/>
              <w:color w:val="000000" w:themeColor="text1"/>
              <w:sz w:val="22"/>
              <w:szCs w:val="22"/>
            </w:rPr>
          </w:rPrChange>
        </w:rPr>
        <w:fldChar w:fldCharType="end"/>
      </w:r>
      <w:r w:rsidR="004F5BCA" w:rsidRPr="009C39B2">
        <w:rPr>
          <w:rFonts w:ascii="Arial" w:hAnsi="Arial" w:cs="Arial"/>
          <w:color w:val="000000" w:themeColor="text1"/>
          <w:sz w:val="22"/>
          <w:szCs w:val="22"/>
          <w:lang w:val="en-GB"/>
        </w:rPr>
      </w:r>
      <w:r w:rsidR="004F5BCA" w:rsidRPr="00234F97">
        <w:rPr>
          <w:rFonts w:ascii="Arial" w:hAnsi="Arial" w:cs="Arial"/>
          <w:color w:val="000000" w:themeColor="text1"/>
          <w:sz w:val="22"/>
          <w:szCs w:val="22"/>
          <w:lang w:val="en-GB"/>
          <w:rPrChange w:id="819" w:author="Johannes Zauner" w:date="2025-09-12T14:01:00Z" w16du:dateUtc="2025-09-12T12:01:00Z">
            <w:rPr>
              <w:rFonts w:ascii="Arial" w:hAnsi="Arial" w:cs="Arial"/>
              <w:color w:val="000000" w:themeColor="text1"/>
              <w:sz w:val="22"/>
              <w:szCs w:val="22"/>
            </w:rPr>
          </w:rPrChange>
        </w:rPr>
        <w:fldChar w:fldCharType="separate"/>
      </w:r>
      <w:r w:rsidR="00BC4798" w:rsidRPr="00234F97">
        <w:rPr>
          <w:rFonts w:ascii="Arial" w:hAnsi="Arial" w:cs="Arial"/>
          <w:noProof/>
          <w:color w:val="000000" w:themeColor="text1"/>
          <w:sz w:val="22"/>
          <w:szCs w:val="22"/>
          <w:lang w:val="en-GB"/>
          <w:rPrChange w:id="820" w:author="Johannes Zauner" w:date="2025-09-12T14:01:00Z" w16du:dateUtc="2025-09-12T12:01:00Z">
            <w:rPr>
              <w:rFonts w:ascii="Arial" w:hAnsi="Arial" w:cs="Arial"/>
              <w:noProof/>
              <w:color w:val="000000" w:themeColor="text1"/>
              <w:sz w:val="22"/>
              <w:szCs w:val="22"/>
            </w:rPr>
          </w:rPrChange>
        </w:rPr>
        <w:t>[36]</w:t>
      </w:r>
      <w:r w:rsidR="004F5BCA" w:rsidRPr="00234F97">
        <w:rPr>
          <w:rFonts w:ascii="Arial" w:hAnsi="Arial" w:cs="Arial"/>
          <w:color w:val="000000" w:themeColor="text1"/>
          <w:sz w:val="22"/>
          <w:szCs w:val="22"/>
          <w:lang w:val="en-GB"/>
          <w:rPrChange w:id="821" w:author="Johannes Zauner" w:date="2025-09-12T14:01:00Z" w16du:dateUtc="2025-09-12T12:01:00Z">
            <w:rPr>
              <w:rFonts w:ascii="Arial" w:hAnsi="Arial" w:cs="Arial"/>
              <w:color w:val="000000" w:themeColor="text1"/>
              <w:sz w:val="22"/>
              <w:szCs w:val="22"/>
            </w:rPr>
          </w:rPrChange>
        </w:rPr>
        <w:fldChar w:fldCharType="end"/>
      </w:r>
      <w:r w:rsidRPr="00234F97">
        <w:rPr>
          <w:rFonts w:ascii="Arial" w:hAnsi="Arial" w:cs="Arial"/>
          <w:color w:val="000000" w:themeColor="text1"/>
          <w:sz w:val="22"/>
          <w:szCs w:val="22"/>
          <w:lang w:val="en-GB"/>
          <w:rPrChange w:id="822" w:author="Johannes Zauner" w:date="2025-09-12T14:01:00Z" w16du:dateUtc="2025-09-12T12:01:00Z">
            <w:rPr>
              <w:rFonts w:ascii="Arial" w:hAnsi="Arial" w:cs="Arial"/>
              <w:color w:val="000000" w:themeColor="text1"/>
              <w:sz w:val="22"/>
              <w:szCs w:val="22"/>
            </w:rPr>
          </w:rPrChange>
        </w:rPr>
        <w:t>) questionnaire, which asked about factors in their sleeping environment, such as light, noise, temperature and humidity, that could influence sleep quality or affect light measurements from the light logger placed near them during sleep (e.g. light entering through windows). They rated their agreement with each statement on a five-point Likert scale ranging from 1 (strongly agree) to 5 (strongly disagree).</w:t>
      </w:r>
    </w:p>
    <w:p w14:paraId="17DEDD4F" w14:textId="77777777" w:rsidR="00B32AA1" w:rsidRPr="00234F97" w:rsidRDefault="00B32AA1" w:rsidP="0011244B">
      <w:pPr>
        <w:spacing w:line="276" w:lineRule="auto"/>
        <w:jc w:val="both"/>
        <w:rPr>
          <w:rFonts w:ascii="Arial" w:hAnsi="Arial" w:cs="Arial"/>
          <w:color w:val="000000" w:themeColor="text1"/>
          <w:sz w:val="22"/>
          <w:szCs w:val="22"/>
          <w:lang w:val="en-GB"/>
          <w:rPrChange w:id="823" w:author="Johannes Zauner" w:date="2025-09-12T14:01:00Z" w16du:dateUtc="2025-09-12T12:01:00Z">
            <w:rPr>
              <w:rFonts w:ascii="Arial" w:hAnsi="Arial" w:cs="Arial"/>
              <w:color w:val="000000" w:themeColor="text1"/>
              <w:sz w:val="22"/>
              <w:szCs w:val="22"/>
            </w:rPr>
          </w:rPrChange>
        </w:rPr>
      </w:pPr>
    </w:p>
    <w:p w14:paraId="73A2C93A" w14:textId="5E020E56" w:rsidR="00882E13" w:rsidRPr="00234F97" w:rsidRDefault="00882E13" w:rsidP="0011244B">
      <w:pPr>
        <w:pStyle w:val="berschrift2"/>
        <w:spacing w:line="276" w:lineRule="auto"/>
        <w:rPr>
          <w:rFonts w:ascii="Arial" w:hAnsi="Arial" w:cs="Arial"/>
          <w:i/>
          <w:iCs/>
          <w:color w:val="000000" w:themeColor="text1"/>
          <w:sz w:val="22"/>
          <w:szCs w:val="22"/>
          <w:lang w:val="en-GB"/>
          <w:rPrChange w:id="824"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825" w:author="Johannes Zauner" w:date="2025-09-12T14:01:00Z" w16du:dateUtc="2025-09-12T12:01:00Z">
            <w:rPr>
              <w:rFonts w:ascii="Arial" w:hAnsi="Arial" w:cs="Arial"/>
              <w:i/>
              <w:iCs/>
              <w:color w:val="000000" w:themeColor="text1"/>
              <w:sz w:val="22"/>
              <w:szCs w:val="22"/>
            </w:rPr>
          </w:rPrChange>
        </w:rPr>
        <w:t>Data processing</w:t>
      </w:r>
      <w:r w:rsidR="00F0649D" w:rsidRPr="00234F97">
        <w:rPr>
          <w:rFonts w:ascii="Arial" w:hAnsi="Arial" w:cs="Arial"/>
          <w:i/>
          <w:iCs/>
          <w:color w:val="000000" w:themeColor="text1"/>
          <w:sz w:val="22"/>
          <w:szCs w:val="22"/>
          <w:lang w:val="en-GB"/>
          <w:rPrChange w:id="826" w:author="Johannes Zauner" w:date="2025-09-12T14:01:00Z" w16du:dateUtc="2025-09-12T12:01:00Z">
            <w:rPr>
              <w:rFonts w:ascii="Arial" w:hAnsi="Arial" w:cs="Arial"/>
              <w:i/>
              <w:iCs/>
              <w:color w:val="000000" w:themeColor="text1"/>
              <w:sz w:val="22"/>
              <w:szCs w:val="22"/>
            </w:rPr>
          </w:rPrChange>
        </w:rPr>
        <w:t xml:space="preserve"> and </w:t>
      </w:r>
      <w:r w:rsidR="00FE2A24" w:rsidRPr="00234F97">
        <w:rPr>
          <w:rFonts w:ascii="Arial" w:hAnsi="Arial" w:cs="Arial"/>
          <w:i/>
          <w:iCs/>
          <w:color w:val="000000" w:themeColor="text1"/>
          <w:sz w:val="22"/>
          <w:szCs w:val="22"/>
          <w:lang w:val="en-GB"/>
          <w:rPrChange w:id="827" w:author="Johannes Zauner" w:date="2025-09-12T14:01:00Z" w16du:dateUtc="2025-09-12T12:01:00Z">
            <w:rPr>
              <w:rFonts w:ascii="Arial" w:hAnsi="Arial" w:cs="Arial"/>
              <w:i/>
              <w:iCs/>
              <w:color w:val="000000" w:themeColor="text1"/>
              <w:sz w:val="22"/>
              <w:szCs w:val="22"/>
            </w:rPr>
          </w:rPrChange>
        </w:rPr>
        <w:t>availability</w:t>
      </w:r>
    </w:p>
    <w:p w14:paraId="0EA61B7F" w14:textId="3FF844EA" w:rsidR="008D2E53" w:rsidRPr="00AD1D1C" w:rsidRDefault="00C902C0" w:rsidP="0011244B">
      <w:pPr>
        <w:spacing w:line="276" w:lineRule="auto"/>
        <w:jc w:val="both"/>
        <w:rPr>
          <w:lang w:val="en-GB"/>
          <w:rPrChange w:id="828" w:author="Johannes Zauner" w:date="2025-09-12T14:33:00Z" w16du:dateUtc="2025-09-12T12:33: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829" w:author="Johannes Zauner" w:date="2025-09-12T14:01:00Z" w16du:dateUtc="2025-09-12T12:01:00Z">
            <w:rPr>
              <w:rFonts w:ascii="Arial" w:hAnsi="Arial" w:cs="Arial"/>
              <w:color w:val="000000" w:themeColor="text1"/>
              <w:sz w:val="22"/>
              <w:szCs w:val="22"/>
            </w:rPr>
          </w:rPrChange>
        </w:rPr>
        <w:t xml:space="preserve">The data collected in </w:t>
      </w:r>
      <w:proofErr w:type="spellStart"/>
      <w:r w:rsidRPr="00234F97">
        <w:rPr>
          <w:rFonts w:ascii="Arial" w:hAnsi="Arial" w:cs="Arial"/>
          <w:color w:val="000000" w:themeColor="text1"/>
          <w:sz w:val="22"/>
          <w:szCs w:val="22"/>
          <w:lang w:val="en-GB"/>
          <w:rPrChange w:id="830" w:author="Johannes Zauner" w:date="2025-09-12T14:01:00Z" w16du:dateUtc="2025-09-12T12:01:00Z">
            <w:rPr>
              <w:rFonts w:ascii="Arial" w:hAnsi="Arial" w:cs="Arial"/>
              <w:color w:val="000000" w:themeColor="text1"/>
              <w:sz w:val="22"/>
              <w:szCs w:val="22"/>
            </w:rPr>
          </w:rPrChange>
        </w:rPr>
        <w:t>REDCap</w:t>
      </w:r>
      <w:proofErr w:type="spellEnd"/>
      <w:r w:rsidRPr="00234F97">
        <w:rPr>
          <w:rFonts w:ascii="Arial" w:hAnsi="Arial" w:cs="Arial"/>
          <w:color w:val="000000" w:themeColor="text1"/>
          <w:sz w:val="22"/>
          <w:szCs w:val="22"/>
          <w:lang w:val="en-GB"/>
          <w:rPrChange w:id="831" w:author="Johannes Zauner" w:date="2025-09-12T14:01:00Z" w16du:dateUtc="2025-09-12T12:01:00Z">
            <w:rPr>
              <w:rFonts w:ascii="Arial" w:hAnsi="Arial" w:cs="Arial"/>
              <w:color w:val="000000" w:themeColor="text1"/>
              <w:sz w:val="22"/>
              <w:szCs w:val="22"/>
            </w:rPr>
          </w:rPrChange>
        </w:rPr>
        <w:t xml:space="preserve"> was exported</w:t>
      </w:r>
      <w:r w:rsidR="00323AB0" w:rsidRPr="00234F97">
        <w:rPr>
          <w:rFonts w:ascii="Arial" w:hAnsi="Arial" w:cs="Arial"/>
          <w:color w:val="000000" w:themeColor="text1"/>
          <w:sz w:val="22"/>
          <w:szCs w:val="22"/>
          <w:lang w:val="en-GB"/>
          <w:rPrChange w:id="832" w:author="Johannes Zauner" w:date="2025-09-12T14:01:00Z" w16du:dateUtc="2025-09-12T12:01:00Z">
            <w:rPr>
              <w:rFonts w:ascii="Arial" w:hAnsi="Arial" w:cs="Arial"/>
              <w:color w:val="000000" w:themeColor="text1"/>
              <w:sz w:val="22"/>
              <w:szCs w:val="22"/>
            </w:rPr>
          </w:rPrChange>
        </w:rPr>
        <w:t xml:space="preserve"> as</w:t>
      </w:r>
      <w:r w:rsidRPr="00234F97">
        <w:rPr>
          <w:rFonts w:ascii="Arial" w:hAnsi="Arial" w:cs="Arial"/>
          <w:color w:val="000000" w:themeColor="text1"/>
          <w:sz w:val="22"/>
          <w:szCs w:val="22"/>
          <w:lang w:val="en-GB"/>
          <w:rPrChange w:id="833" w:author="Johannes Zauner" w:date="2025-09-12T14:01:00Z" w16du:dateUtc="2025-09-12T12:01:00Z">
            <w:rPr>
              <w:rFonts w:ascii="Arial" w:hAnsi="Arial" w:cs="Arial"/>
              <w:color w:val="000000" w:themeColor="text1"/>
              <w:sz w:val="22"/>
              <w:szCs w:val="22"/>
            </w:rPr>
          </w:rPrChange>
        </w:rPr>
        <w:t xml:space="preserve"> </w:t>
      </w:r>
      <w:r w:rsidR="00B41DD0" w:rsidRPr="00234F97">
        <w:rPr>
          <w:rFonts w:ascii="Arial" w:hAnsi="Arial" w:cs="Arial"/>
          <w:color w:val="000000" w:themeColor="text1"/>
          <w:sz w:val="22"/>
          <w:szCs w:val="22"/>
          <w:lang w:val="en-GB"/>
          <w:rPrChange w:id="834" w:author="Johannes Zauner" w:date="2025-09-12T14:01:00Z" w16du:dateUtc="2025-09-12T12:01:00Z">
            <w:rPr>
              <w:rFonts w:ascii="Arial" w:hAnsi="Arial" w:cs="Arial"/>
              <w:color w:val="000000" w:themeColor="text1"/>
              <w:sz w:val="22"/>
              <w:szCs w:val="22"/>
            </w:rPr>
          </w:rPrChange>
        </w:rPr>
        <w:t xml:space="preserve">a comma-separated (CSV) </w:t>
      </w:r>
      <w:r w:rsidR="00323AB0" w:rsidRPr="00234F97">
        <w:rPr>
          <w:rFonts w:ascii="Arial" w:hAnsi="Arial" w:cs="Arial"/>
          <w:color w:val="000000" w:themeColor="text1"/>
          <w:sz w:val="22"/>
          <w:szCs w:val="22"/>
          <w:lang w:val="en-GB"/>
          <w:rPrChange w:id="835" w:author="Johannes Zauner" w:date="2025-09-12T14:01:00Z" w16du:dateUtc="2025-09-12T12:01:00Z">
            <w:rPr>
              <w:rFonts w:ascii="Arial" w:hAnsi="Arial" w:cs="Arial"/>
              <w:color w:val="000000" w:themeColor="text1"/>
              <w:sz w:val="22"/>
              <w:szCs w:val="22"/>
            </w:rPr>
          </w:rPrChange>
        </w:rPr>
        <w:t>file</w:t>
      </w:r>
      <w:r w:rsidRPr="00234F97">
        <w:rPr>
          <w:rFonts w:ascii="Arial" w:hAnsi="Arial" w:cs="Arial"/>
          <w:color w:val="000000" w:themeColor="text1"/>
          <w:sz w:val="22"/>
          <w:szCs w:val="22"/>
          <w:lang w:val="en-GB"/>
          <w:rPrChange w:id="836" w:author="Johannes Zauner" w:date="2025-09-12T14:01:00Z" w16du:dateUtc="2025-09-12T12:01:00Z">
            <w:rPr>
              <w:rFonts w:ascii="Arial" w:hAnsi="Arial" w:cs="Arial"/>
              <w:color w:val="000000" w:themeColor="text1"/>
              <w:sz w:val="22"/>
              <w:szCs w:val="22"/>
            </w:rPr>
          </w:rPrChange>
        </w:rPr>
        <w:t xml:space="preserve"> and processed using</w:t>
      </w:r>
      <w:r w:rsidR="00B32AA1" w:rsidRPr="00234F97">
        <w:rPr>
          <w:rFonts w:ascii="Arial" w:hAnsi="Arial" w:cs="Arial"/>
          <w:color w:val="000000" w:themeColor="text1"/>
          <w:sz w:val="22"/>
          <w:szCs w:val="22"/>
          <w:lang w:val="en-GB"/>
          <w:rPrChange w:id="837" w:author="Johannes Zauner" w:date="2025-09-12T14:01:00Z" w16du:dateUtc="2025-09-12T12:01:00Z">
            <w:rPr>
              <w:rFonts w:ascii="Arial" w:hAnsi="Arial" w:cs="Arial"/>
              <w:color w:val="000000" w:themeColor="text1"/>
              <w:sz w:val="22"/>
              <w:szCs w:val="22"/>
            </w:rPr>
          </w:rPrChange>
        </w:rPr>
        <w:t xml:space="preserve"> Microsoft</w:t>
      </w:r>
      <w:r w:rsidRPr="00234F97">
        <w:rPr>
          <w:rFonts w:ascii="Arial" w:hAnsi="Arial" w:cs="Arial"/>
          <w:color w:val="000000" w:themeColor="text1"/>
          <w:sz w:val="22"/>
          <w:szCs w:val="22"/>
          <w:lang w:val="en-GB"/>
          <w:rPrChange w:id="838" w:author="Johannes Zauner" w:date="2025-09-12T14:01:00Z" w16du:dateUtc="2025-09-12T12:01:00Z">
            <w:rPr>
              <w:rFonts w:ascii="Arial" w:hAnsi="Arial" w:cs="Arial"/>
              <w:color w:val="000000" w:themeColor="text1"/>
              <w:sz w:val="22"/>
              <w:szCs w:val="22"/>
            </w:rPr>
          </w:rPrChange>
        </w:rPr>
        <w:t xml:space="preserve"> Excel 2016. To anonymise the data, each participant was given a unique identifier ranging from </w:t>
      </w:r>
      <w:r w:rsidR="000D5309" w:rsidRPr="00234F97">
        <w:rPr>
          <w:rFonts w:ascii="Arial" w:hAnsi="Arial" w:cs="Arial"/>
          <w:color w:val="000000" w:themeColor="text1"/>
          <w:sz w:val="22"/>
          <w:szCs w:val="22"/>
          <w:lang w:val="en-GB"/>
          <w:rPrChange w:id="839" w:author="Johannes Zauner" w:date="2025-09-12T14:01:00Z" w16du:dateUtc="2025-09-12T12:01:00Z">
            <w:rPr>
              <w:rFonts w:ascii="Arial" w:hAnsi="Arial" w:cs="Arial"/>
              <w:color w:val="000000" w:themeColor="text1"/>
              <w:sz w:val="22"/>
              <w:szCs w:val="22"/>
            </w:rPr>
          </w:rPrChange>
        </w:rPr>
        <w:t>IZTECH</w:t>
      </w:r>
      <w:r w:rsidRPr="00234F97">
        <w:rPr>
          <w:rFonts w:ascii="Arial" w:hAnsi="Arial" w:cs="Arial"/>
          <w:color w:val="000000" w:themeColor="text1"/>
          <w:sz w:val="22"/>
          <w:szCs w:val="22"/>
          <w:lang w:val="en-GB"/>
          <w:rPrChange w:id="840" w:author="Johannes Zauner" w:date="2025-09-12T14:01:00Z" w16du:dateUtc="2025-09-12T12:01:00Z">
            <w:rPr>
              <w:rFonts w:ascii="Arial" w:hAnsi="Arial" w:cs="Arial"/>
              <w:color w:val="000000" w:themeColor="text1"/>
              <w:sz w:val="22"/>
              <w:szCs w:val="22"/>
            </w:rPr>
          </w:rPrChange>
        </w:rPr>
        <w:t xml:space="preserve">_S001 to </w:t>
      </w:r>
      <w:r w:rsidR="000D5309" w:rsidRPr="00234F97">
        <w:rPr>
          <w:rFonts w:ascii="Arial" w:hAnsi="Arial" w:cs="Arial"/>
          <w:color w:val="000000" w:themeColor="text1"/>
          <w:sz w:val="22"/>
          <w:szCs w:val="22"/>
          <w:lang w:val="en-GB"/>
          <w:rPrChange w:id="841" w:author="Johannes Zauner" w:date="2025-09-12T14:01:00Z" w16du:dateUtc="2025-09-12T12:01:00Z">
            <w:rPr>
              <w:rFonts w:ascii="Arial" w:hAnsi="Arial" w:cs="Arial"/>
              <w:color w:val="000000" w:themeColor="text1"/>
              <w:sz w:val="22"/>
              <w:szCs w:val="22"/>
            </w:rPr>
          </w:rPrChange>
        </w:rPr>
        <w:t>IZTECH</w:t>
      </w:r>
      <w:r w:rsidRPr="00234F97">
        <w:rPr>
          <w:rFonts w:ascii="Arial" w:hAnsi="Arial" w:cs="Arial"/>
          <w:color w:val="000000" w:themeColor="text1"/>
          <w:sz w:val="22"/>
          <w:szCs w:val="22"/>
          <w:lang w:val="en-GB"/>
          <w:rPrChange w:id="842" w:author="Johannes Zauner" w:date="2025-09-12T14:01:00Z" w16du:dateUtc="2025-09-12T12:01:00Z">
            <w:rPr>
              <w:rFonts w:ascii="Arial" w:hAnsi="Arial" w:cs="Arial"/>
              <w:color w:val="000000" w:themeColor="text1"/>
              <w:sz w:val="22"/>
              <w:szCs w:val="22"/>
            </w:rPr>
          </w:rPrChange>
        </w:rPr>
        <w:t>_S01</w:t>
      </w:r>
      <w:r w:rsidR="000D5309" w:rsidRPr="00234F97">
        <w:rPr>
          <w:rFonts w:ascii="Arial" w:hAnsi="Arial" w:cs="Arial"/>
          <w:color w:val="000000" w:themeColor="text1"/>
          <w:sz w:val="22"/>
          <w:szCs w:val="22"/>
          <w:lang w:val="en-GB"/>
          <w:rPrChange w:id="843" w:author="Johannes Zauner" w:date="2025-09-12T14:01:00Z" w16du:dateUtc="2025-09-12T12:01:00Z">
            <w:rPr>
              <w:rFonts w:ascii="Arial" w:hAnsi="Arial" w:cs="Arial"/>
              <w:color w:val="000000" w:themeColor="text1"/>
              <w:sz w:val="22"/>
              <w:szCs w:val="22"/>
            </w:rPr>
          </w:rPrChange>
        </w:rPr>
        <w:t xml:space="preserve">7 </w:t>
      </w:r>
      <w:r w:rsidR="00BD5DB5" w:rsidRPr="00234F97">
        <w:rPr>
          <w:rFonts w:ascii="Arial" w:hAnsi="Arial" w:cs="Arial"/>
          <w:color w:val="000000" w:themeColor="text1"/>
          <w:sz w:val="22"/>
          <w:szCs w:val="22"/>
          <w:lang w:val="en-GB"/>
          <w:rPrChange w:id="844"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845" w:author="Johannes Zauner" w:date="2025-09-12T14:01:00Z" w16du:dateUtc="2025-09-12T12:01:00Z">
            <w:rPr>
              <w:rFonts w:ascii="Arial" w:hAnsi="Arial" w:cs="Arial"/>
              <w:color w:val="000000" w:themeColor="text1"/>
              <w:sz w:val="22"/>
              <w:szCs w:val="22"/>
            </w:rPr>
          </w:rPrChange>
        </w:rPr>
        <w:t xml:space="preserve"> the position of the light logger was labelled as “w” for the wrist, “c” for the chest</w:t>
      </w:r>
      <w:r w:rsidR="000D5309" w:rsidRPr="00234F97">
        <w:rPr>
          <w:rFonts w:ascii="Arial" w:hAnsi="Arial" w:cs="Arial"/>
          <w:color w:val="000000" w:themeColor="text1"/>
          <w:sz w:val="22"/>
          <w:szCs w:val="22"/>
          <w:lang w:val="en-GB"/>
          <w:rPrChange w:id="846"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847"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848" w:author="Johannes Zauner" w:date="2025-09-12T14:01:00Z" w16du:dateUtc="2025-09-12T12:01:00Z">
            <w:rPr>
              <w:rFonts w:ascii="Arial" w:hAnsi="Arial" w:cs="Arial"/>
              <w:color w:val="000000" w:themeColor="text1"/>
              <w:sz w:val="22"/>
              <w:szCs w:val="22"/>
            </w:rPr>
          </w:rPrChange>
        </w:rPr>
        <w:t xml:space="preserve"> “h” for the head. This dataset is publicly available </w:t>
      </w:r>
      <w:r w:rsidR="00757A49" w:rsidRPr="00234F97">
        <w:rPr>
          <w:rFonts w:ascii="Arial" w:hAnsi="Arial" w:cs="Arial"/>
          <w:color w:val="000000" w:themeColor="text1"/>
          <w:sz w:val="22"/>
          <w:szCs w:val="22"/>
          <w:lang w:val="en-GB"/>
          <w:rPrChange w:id="849" w:author="Johannes Zauner" w:date="2025-09-12T14:01:00Z" w16du:dateUtc="2025-09-12T12:01:00Z">
            <w:rPr>
              <w:rFonts w:ascii="Arial" w:hAnsi="Arial" w:cs="Arial"/>
              <w:color w:val="000000" w:themeColor="text1"/>
              <w:sz w:val="22"/>
              <w:szCs w:val="22"/>
            </w:rPr>
          </w:rPrChange>
        </w:rPr>
        <w:t>on</w:t>
      </w:r>
      <w:r w:rsidRPr="00234F97">
        <w:rPr>
          <w:rFonts w:ascii="Arial" w:hAnsi="Arial" w:cs="Arial"/>
          <w:color w:val="000000" w:themeColor="text1"/>
          <w:sz w:val="22"/>
          <w:szCs w:val="22"/>
          <w:lang w:val="en-GB"/>
          <w:rPrChange w:id="850" w:author="Johannes Zauner" w:date="2025-09-12T14:01:00Z" w16du:dateUtc="2025-09-12T12:01:00Z">
            <w:rPr>
              <w:rFonts w:ascii="Arial" w:hAnsi="Arial" w:cs="Arial"/>
              <w:color w:val="000000" w:themeColor="text1"/>
              <w:sz w:val="22"/>
              <w:szCs w:val="22"/>
            </w:rPr>
          </w:rPrChange>
        </w:rPr>
        <w:t xml:space="preserve"> </w:t>
      </w:r>
      <w:commentRangeStart w:id="851"/>
      <w:proofErr w:type="spellStart"/>
      <w:r w:rsidRPr="00234F97">
        <w:rPr>
          <w:rFonts w:ascii="Arial" w:hAnsi="Arial" w:cs="Arial"/>
          <w:color w:val="000000" w:themeColor="text1"/>
          <w:sz w:val="22"/>
          <w:szCs w:val="22"/>
          <w:lang w:val="en-GB"/>
          <w:rPrChange w:id="852" w:author="Johannes Zauner" w:date="2025-09-12T14:01:00Z" w16du:dateUtc="2025-09-12T12:01:00Z">
            <w:rPr>
              <w:rFonts w:ascii="Arial" w:hAnsi="Arial" w:cs="Arial"/>
              <w:color w:val="000000" w:themeColor="text1"/>
              <w:sz w:val="22"/>
              <w:szCs w:val="22"/>
            </w:rPr>
          </w:rPrChange>
        </w:rPr>
        <w:t>Zenodo</w:t>
      </w:r>
      <w:proofErr w:type="spellEnd"/>
      <w:r w:rsidR="00757A49" w:rsidRPr="00234F97">
        <w:rPr>
          <w:rFonts w:ascii="Arial" w:hAnsi="Arial" w:cs="Arial"/>
          <w:color w:val="000000" w:themeColor="text1"/>
          <w:sz w:val="22"/>
          <w:szCs w:val="22"/>
          <w:lang w:val="en-GB"/>
          <w:rPrChange w:id="853" w:author="Johannes Zauner" w:date="2025-09-12T14:01:00Z" w16du:dateUtc="2025-09-12T12:01:00Z">
            <w:rPr>
              <w:rFonts w:ascii="Arial" w:hAnsi="Arial" w:cs="Arial"/>
              <w:color w:val="000000" w:themeColor="text1"/>
              <w:sz w:val="22"/>
              <w:szCs w:val="22"/>
            </w:rPr>
          </w:rPrChange>
        </w:rPr>
        <w:t xml:space="preserve"> </w:t>
      </w:r>
      <w:commentRangeEnd w:id="851"/>
      <w:r w:rsidR="00E62C84" w:rsidRPr="00234F97">
        <w:rPr>
          <w:rStyle w:val="Kommentarzeichen"/>
          <w:lang w:val="en-GB"/>
          <w:rPrChange w:id="854" w:author="Johannes Zauner" w:date="2025-09-12T14:01:00Z" w16du:dateUtc="2025-09-12T12:01:00Z">
            <w:rPr>
              <w:rStyle w:val="Kommentarzeichen"/>
            </w:rPr>
          </w:rPrChange>
        </w:rPr>
        <w:commentReference w:id="851"/>
      </w:r>
      <w:r w:rsidR="00757A49" w:rsidRPr="00234F97">
        <w:rPr>
          <w:rFonts w:ascii="Arial" w:hAnsi="Arial" w:cs="Arial"/>
          <w:color w:val="000000" w:themeColor="text1"/>
          <w:sz w:val="22"/>
          <w:szCs w:val="22"/>
          <w:lang w:val="en-GB"/>
          <w:rPrChange w:id="855" w:author="Johannes Zauner" w:date="2025-09-12T14:01:00Z" w16du:dateUtc="2025-09-12T12:01:00Z">
            <w:rPr>
              <w:rFonts w:ascii="Arial" w:hAnsi="Arial" w:cs="Arial"/>
              <w:color w:val="000000" w:themeColor="text1"/>
              <w:sz w:val="22"/>
              <w:szCs w:val="22"/>
            </w:rPr>
          </w:rPrChange>
        </w:rPr>
        <w:t xml:space="preserve">under </w:t>
      </w:r>
      <w:ins w:id="856" w:author="Johannes Zauner" w:date="2025-09-12T14:30:00Z">
        <w:r w:rsidR="00AD1D1C" w:rsidRPr="00AD1D1C">
          <w:rPr>
            <w:rFonts w:ascii="Arial" w:hAnsi="Arial" w:cs="Arial"/>
            <w:color w:val="000000" w:themeColor="text1"/>
            <w:sz w:val="22"/>
            <w:szCs w:val="22"/>
          </w:rPr>
          <w:fldChar w:fldCharType="begin"/>
        </w:r>
        <w:r w:rsidR="00AD1D1C" w:rsidRPr="00AD1D1C">
          <w:rPr>
            <w:rFonts w:ascii="Arial" w:hAnsi="Arial" w:cs="Arial"/>
            <w:color w:val="000000" w:themeColor="text1"/>
            <w:sz w:val="22"/>
            <w:szCs w:val="22"/>
          </w:rPr>
          <w:instrText>HYPERLINK "https://doi.org/10.5281/zenodo.16638739"</w:instrText>
        </w:r>
        <w:r w:rsidR="00AD1D1C" w:rsidRPr="00AD1D1C">
          <w:rPr>
            <w:rFonts w:ascii="Arial" w:hAnsi="Arial" w:cs="Arial"/>
            <w:color w:val="000000" w:themeColor="text1"/>
            <w:sz w:val="22"/>
            <w:szCs w:val="22"/>
          </w:rPr>
        </w:r>
        <w:r w:rsidR="00AD1D1C" w:rsidRPr="00AD1D1C">
          <w:rPr>
            <w:rFonts w:ascii="Arial" w:hAnsi="Arial" w:cs="Arial"/>
            <w:color w:val="000000" w:themeColor="text1"/>
            <w:sz w:val="22"/>
            <w:szCs w:val="22"/>
          </w:rPr>
          <w:fldChar w:fldCharType="separate"/>
        </w:r>
        <w:r w:rsidR="00AD1D1C" w:rsidRPr="00AD1D1C">
          <w:rPr>
            <w:rStyle w:val="Hyperlink"/>
            <w:rFonts w:ascii="Arial" w:hAnsi="Arial" w:cs="Arial"/>
            <w:sz w:val="22"/>
            <w:szCs w:val="22"/>
          </w:rPr>
          <w:t>https://doi.org/10.5281/zenodo.16638739</w:t>
        </w:r>
      </w:ins>
      <w:ins w:id="857" w:author="Johannes Zauner" w:date="2025-09-12T14:30:00Z" w16du:dateUtc="2025-09-12T12:30:00Z">
        <w:r w:rsidR="00AD1D1C" w:rsidRPr="00AD1D1C">
          <w:rPr>
            <w:rFonts w:ascii="Arial" w:hAnsi="Arial" w:cs="Arial"/>
            <w:color w:val="000000" w:themeColor="text1"/>
            <w:sz w:val="22"/>
            <w:szCs w:val="22"/>
            <w:lang w:val="en-GB"/>
          </w:rPr>
          <w:fldChar w:fldCharType="end"/>
        </w:r>
      </w:ins>
      <w:del w:id="858" w:author="Johannes Zauner" w:date="2025-09-12T14:30:00Z" w16du:dateUtc="2025-09-12T12:30:00Z">
        <w:r w:rsidR="000D5309" w:rsidRPr="00234F97" w:rsidDel="00AD1D1C">
          <w:rPr>
            <w:lang w:val="en-GB"/>
            <w:rPrChange w:id="859" w:author="Johannes Zauner" w:date="2025-09-12T14:01:00Z" w16du:dateUtc="2025-09-12T12:01:00Z">
              <w:rPr/>
            </w:rPrChange>
          </w:rPr>
          <w:fldChar w:fldCharType="begin"/>
        </w:r>
        <w:r w:rsidR="000D5309" w:rsidRPr="00234F97" w:rsidDel="00AD1D1C">
          <w:rPr>
            <w:lang w:val="en-GB"/>
            <w:rPrChange w:id="860" w:author="Johannes Zauner" w:date="2025-09-12T14:01:00Z" w16du:dateUtc="2025-09-12T12:01:00Z">
              <w:rPr/>
            </w:rPrChange>
          </w:rPr>
          <w:delInstrText>HYPERLINK "https://zenodo.org/records/16638739"</w:delInstrText>
        </w:r>
        <w:r w:rsidR="000D5309" w:rsidRPr="009C39B2" w:rsidDel="00AD1D1C">
          <w:rPr>
            <w:lang w:val="en-GB"/>
          </w:rPr>
        </w:r>
        <w:r w:rsidR="000D5309" w:rsidRPr="00234F97" w:rsidDel="00AD1D1C">
          <w:rPr>
            <w:lang w:val="en-GB"/>
            <w:rPrChange w:id="861" w:author="Johannes Zauner" w:date="2025-09-12T14:01:00Z" w16du:dateUtc="2025-09-12T12:01:00Z">
              <w:rPr/>
            </w:rPrChange>
          </w:rPr>
          <w:fldChar w:fldCharType="separate"/>
        </w:r>
        <w:r w:rsidR="000D5309" w:rsidRPr="00234F97" w:rsidDel="00AD1D1C">
          <w:rPr>
            <w:rStyle w:val="Hyperlink"/>
            <w:rFonts w:ascii="Arial" w:hAnsi="Arial" w:cs="Arial"/>
            <w:sz w:val="22"/>
            <w:szCs w:val="22"/>
            <w:lang w:val="en-GB"/>
            <w:rPrChange w:id="862" w:author="Johannes Zauner" w:date="2025-09-12T14:01:00Z" w16du:dateUtc="2025-09-12T12:01:00Z">
              <w:rPr>
                <w:rStyle w:val="Hyperlink"/>
                <w:rFonts w:ascii="Arial" w:hAnsi="Arial" w:cs="Arial"/>
                <w:sz w:val="22"/>
                <w:szCs w:val="22"/>
              </w:rPr>
            </w:rPrChange>
          </w:rPr>
          <w:delText>https://zenodo.org/records/16638739</w:delText>
        </w:r>
        <w:r w:rsidR="000D5309" w:rsidRPr="00234F97" w:rsidDel="00AD1D1C">
          <w:rPr>
            <w:lang w:val="en-GB"/>
            <w:rPrChange w:id="863" w:author="Johannes Zauner" w:date="2025-09-12T14:01:00Z" w16du:dateUtc="2025-09-12T12:01:00Z">
              <w:rPr/>
            </w:rPrChange>
          </w:rPr>
          <w:fldChar w:fldCharType="end"/>
        </w:r>
      </w:del>
      <w:del w:id="864" w:author="Johannes Zauner" w:date="2025-09-12T14:37:00Z" w16du:dateUtc="2025-09-12T12:37:00Z">
        <w:r w:rsidR="000D5309" w:rsidRPr="00234F97" w:rsidDel="00203ED8">
          <w:rPr>
            <w:rFonts w:ascii="Arial" w:hAnsi="Arial" w:cs="Arial"/>
            <w:color w:val="000000" w:themeColor="text1"/>
            <w:sz w:val="22"/>
            <w:szCs w:val="22"/>
            <w:lang w:val="en-GB"/>
            <w:rPrChange w:id="865" w:author="Johannes Zauner" w:date="2025-09-12T14:01:00Z" w16du:dateUtc="2025-09-12T12:01:00Z">
              <w:rPr>
                <w:rFonts w:ascii="Arial" w:hAnsi="Arial" w:cs="Arial"/>
                <w:color w:val="000000" w:themeColor="text1"/>
                <w:sz w:val="22"/>
                <w:szCs w:val="22"/>
              </w:rPr>
            </w:rPrChange>
          </w:rPr>
          <w:delText xml:space="preserve"> </w:delText>
        </w:r>
      </w:del>
      <w:ins w:id="866" w:author="Johannes Zauner" w:date="2025-09-12T14:37:00Z" w16du:dateUtc="2025-09-12T12:37:00Z">
        <w:r w:rsidR="00203ED8">
          <w:rPr>
            <w:rFonts w:ascii="Arial" w:hAnsi="Arial" w:cs="Arial"/>
            <w:color w:val="000000" w:themeColor="text1"/>
            <w:sz w:val="22"/>
            <w:szCs w:val="22"/>
            <w:lang w:val="en-GB"/>
          </w:rPr>
          <w:t xml:space="preserve"> </w:t>
        </w:r>
      </w:ins>
      <w:r w:rsidR="00203ED8">
        <w:rPr>
          <w:rFonts w:ascii="Arial" w:hAnsi="Arial" w:cs="Arial"/>
          <w:color w:val="000000" w:themeColor="text1"/>
          <w:sz w:val="22"/>
          <w:szCs w:val="22"/>
          <w:lang w:val="en-GB"/>
        </w:rPr>
        <w:fldChar w:fldCharType="begin"/>
      </w:r>
      <w:r w:rsidR="00203ED8">
        <w:rPr>
          <w:rFonts w:ascii="Arial" w:hAnsi="Arial" w:cs="Arial"/>
          <w:color w:val="000000" w:themeColor="text1"/>
          <w:sz w:val="22"/>
          <w:szCs w:val="22"/>
          <w:lang w:val="en-GB"/>
        </w:rPr>
        <w:instrText xml:space="preserve"> ADDIN EN.CITE &lt;EndNote&gt;&lt;Cite&gt;&lt;Author&gt;Didikoglu&lt;/Author&gt;&lt;Year&gt;2025&lt;/Year&gt;&lt;RecNum&gt;1570&lt;/RecNum&gt;&lt;DisplayText&gt;[37]&lt;/DisplayText&gt;&lt;record&gt;&lt;rec-number&gt;1570&lt;/rec-number&gt;&lt;foreign-keys&gt;&lt;key app="EN" db-id="pp2tapfts0x92leeart5ezwef92dswfx2dax" timestamp="1757680609"&gt;1570&lt;/key&gt;&lt;/foreign-keys&gt;&lt;ref-type name="Computer Program"&gt;9&lt;/ref-type&gt;&lt;contributors&gt;&lt;authors&gt;&lt;author&gt;Didikoglu, Altug&lt;/author&gt;&lt;author&gt;Akgun, Sena Gulsum&lt;/author&gt;&lt;author&gt;Aydin, Sema Nur&lt;/author&gt;&lt;author&gt;Kayar, Zeynep&lt;/author&gt;&lt;author&gt;Zauner, Johannes&lt;/author&gt;&lt;author&gt;Spitschan, Manuel&lt;/author&gt;&lt;/authors&gt;&lt;/contributors&gt;&lt;titles&gt;&lt;title&gt;Personal light exposure dataset for Izmir, Türkiye&lt;/title&gt;&lt;/titles&gt;&lt;keywords&gt;&lt;keyword&gt;light exposure&lt;/keyword&gt;&lt;keyword&gt;wearable&lt;/keyword&gt;&lt;keyword&gt;healthy light&lt;/keyword&gt;&lt;keyword&gt;circadian&lt;/keyword&gt;&lt;keyword&gt;melanopic&lt;/keyword&gt;&lt;keyword&gt;naturalistic setting&lt;/keyword&gt;&lt;/keywords&gt;&lt;dates&gt;&lt;year&gt;2025&lt;/year&gt;&lt;/dates&gt;&lt;publisher&gt;Zenodo&lt;/publisher&gt;&lt;urls&gt;&lt;related-urls&gt;&lt;url&gt;https://doi.org/10.5281/zenodo.16638739&lt;/url&gt;&lt;/related-urls&gt;&lt;/urls&gt;&lt;custom1&gt;v1.0.1&lt;/custom1&gt;&lt;electronic-resource-num&gt;10.5281/zenodo.16638739&lt;/electronic-resource-num&gt;&lt;/record&gt;&lt;/Cite&gt;&lt;/EndNote&gt;</w:instrText>
      </w:r>
      <w:r w:rsidR="00203ED8">
        <w:rPr>
          <w:rFonts w:ascii="Arial" w:hAnsi="Arial" w:cs="Arial"/>
          <w:color w:val="000000" w:themeColor="text1"/>
          <w:sz w:val="22"/>
          <w:szCs w:val="22"/>
          <w:lang w:val="en-GB"/>
        </w:rPr>
        <w:fldChar w:fldCharType="separate"/>
      </w:r>
      <w:r w:rsidR="00203ED8">
        <w:rPr>
          <w:rFonts w:ascii="Arial" w:hAnsi="Arial" w:cs="Arial"/>
          <w:noProof/>
          <w:color w:val="000000" w:themeColor="text1"/>
          <w:sz w:val="22"/>
          <w:szCs w:val="22"/>
          <w:lang w:val="en-GB"/>
        </w:rPr>
        <w:t>[37]</w:t>
      </w:r>
      <w:r w:rsidR="00203ED8">
        <w:rPr>
          <w:rFonts w:ascii="Arial" w:hAnsi="Arial" w:cs="Arial"/>
          <w:color w:val="000000" w:themeColor="text1"/>
          <w:sz w:val="22"/>
          <w:szCs w:val="22"/>
          <w:lang w:val="en-GB"/>
        </w:rPr>
        <w:fldChar w:fldCharType="end"/>
      </w:r>
      <w:del w:id="867" w:author="Johannes Zauner" w:date="2025-09-12T14:37:00Z" w16du:dateUtc="2025-09-12T12:37:00Z">
        <w:r w:rsidR="00D258C0" w:rsidRPr="00234F97" w:rsidDel="00203ED8">
          <w:rPr>
            <w:rFonts w:ascii="Arial" w:hAnsi="Arial" w:cs="Arial"/>
            <w:color w:val="000000" w:themeColor="text1"/>
            <w:sz w:val="22"/>
            <w:szCs w:val="22"/>
            <w:lang w:val="en-GB"/>
            <w:rPrChange w:id="868" w:author="Johannes Zauner" w:date="2025-09-12T14:01:00Z" w16du:dateUtc="2025-09-12T12:01:00Z">
              <w:rPr>
                <w:rFonts w:ascii="Arial" w:hAnsi="Arial" w:cs="Arial"/>
                <w:color w:val="000000" w:themeColor="text1"/>
                <w:sz w:val="22"/>
                <w:szCs w:val="22"/>
              </w:rPr>
            </w:rPrChange>
          </w:rPr>
          <w:fldChar w:fldCharType="begin"/>
        </w:r>
        <w:r w:rsidR="00BC4798" w:rsidRPr="00234F97" w:rsidDel="00203ED8">
          <w:rPr>
            <w:rFonts w:ascii="Arial" w:hAnsi="Arial" w:cs="Arial"/>
            <w:color w:val="000000" w:themeColor="text1"/>
            <w:sz w:val="22"/>
            <w:szCs w:val="22"/>
            <w:lang w:val="en-GB"/>
            <w:rPrChange w:id="869" w:author="Johannes Zauner" w:date="2025-09-12T14:01:00Z" w16du:dateUtc="2025-09-12T12:01:00Z">
              <w:rPr>
                <w:rFonts w:ascii="Arial" w:hAnsi="Arial" w:cs="Arial"/>
                <w:color w:val="000000" w:themeColor="text1"/>
                <w:sz w:val="22"/>
                <w:szCs w:val="22"/>
              </w:rPr>
            </w:rPrChange>
          </w:rPr>
          <w:delInstrText xml:space="preserve"> ADDIN EN.CITE &lt;EndNote&gt;&lt;Cite&gt;&lt;Author&gt;Akuffo&lt;/Author&gt;&lt;Year&gt;2025&lt;/Year&gt;&lt;RecNum&gt;22&lt;/RecNum&gt;&lt;DisplayText&gt;[37]&lt;/DisplayText&gt;&lt;record&gt;&lt;rec-number&gt;22&lt;/rec-number&gt;&lt;foreign-keys&gt;&lt;key app="EN" db-id="sfw0fvxxu2vvxcex2x05arxcfdee2erza2zf" timestamp="1756283173"&gt;22&lt;/key&gt;&lt;/foreign-keys&gt;&lt;ref-type name="Dataset"&gt;59&lt;/ref-type&gt;&lt;contributors&gt;&lt;authors&gt;&lt;author&gt;Akuffo, K. O., Agbeshie, G. K., Zauner, J., &amp;amp; Spitschan, M.&lt;/author&gt;&lt;/authors&gt;&lt;/contributors&gt;&lt;titles&gt;&lt;title&gt;Personal light exposure dataset for Kumasi, Ghana&lt;/title&gt;&lt;/titles&gt;&lt;dates&gt;&lt;year&gt;2025&lt;/year&gt;&lt;/dates&gt;&lt;urls&gt;&lt;/urls&gt;&lt;electronic-resource-num&gt;https://doi.org/10.5281/zenodo.15576732&lt;/electronic-resource-num&gt;&lt;/record&gt;&lt;/Cite&gt;&lt;/EndNote&gt;</w:delInstrText>
        </w:r>
        <w:r w:rsidR="00D258C0" w:rsidRPr="00234F97" w:rsidDel="00203ED8">
          <w:rPr>
            <w:rFonts w:ascii="Arial" w:hAnsi="Arial" w:cs="Arial"/>
            <w:color w:val="000000" w:themeColor="text1"/>
            <w:sz w:val="22"/>
            <w:szCs w:val="22"/>
            <w:lang w:val="en-GB"/>
            <w:rPrChange w:id="870" w:author="Johannes Zauner" w:date="2025-09-12T14:01:00Z" w16du:dateUtc="2025-09-12T12:01:00Z">
              <w:rPr>
                <w:rFonts w:ascii="Arial" w:hAnsi="Arial" w:cs="Arial"/>
                <w:color w:val="000000" w:themeColor="text1"/>
                <w:sz w:val="22"/>
                <w:szCs w:val="22"/>
              </w:rPr>
            </w:rPrChange>
          </w:rPr>
          <w:fldChar w:fldCharType="separate"/>
        </w:r>
        <w:r w:rsidR="00BC4798" w:rsidRPr="00234F97" w:rsidDel="00203ED8">
          <w:rPr>
            <w:rFonts w:ascii="Arial" w:hAnsi="Arial" w:cs="Arial"/>
            <w:noProof/>
            <w:color w:val="000000" w:themeColor="text1"/>
            <w:sz w:val="22"/>
            <w:szCs w:val="22"/>
            <w:lang w:val="en-GB"/>
            <w:rPrChange w:id="871" w:author="Johannes Zauner" w:date="2025-09-12T14:01:00Z" w16du:dateUtc="2025-09-12T12:01:00Z">
              <w:rPr>
                <w:rFonts w:ascii="Arial" w:hAnsi="Arial" w:cs="Arial"/>
                <w:noProof/>
                <w:color w:val="000000" w:themeColor="text1"/>
                <w:sz w:val="22"/>
                <w:szCs w:val="22"/>
              </w:rPr>
            </w:rPrChange>
          </w:rPr>
          <w:delText>[37]</w:delText>
        </w:r>
        <w:r w:rsidR="00D258C0" w:rsidRPr="00234F97" w:rsidDel="00203ED8">
          <w:rPr>
            <w:rFonts w:ascii="Arial" w:hAnsi="Arial" w:cs="Arial"/>
            <w:color w:val="000000" w:themeColor="text1"/>
            <w:sz w:val="22"/>
            <w:szCs w:val="22"/>
            <w:lang w:val="en-GB"/>
            <w:rPrChange w:id="872" w:author="Johannes Zauner" w:date="2025-09-12T14:01:00Z" w16du:dateUtc="2025-09-12T12:01:00Z">
              <w:rPr>
                <w:rFonts w:ascii="Arial" w:hAnsi="Arial" w:cs="Arial"/>
                <w:color w:val="000000" w:themeColor="text1"/>
                <w:sz w:val="22"/>
                <w:szCs w:val="22"/>
              </w:rPr>
            </w:rPrChange>
          </w:rPr>
          <w:fldChar w:fldCharType="end"/>
        </w:r>
      </w:del>
      <w:r w:rsidR="0040657E" w:rsidRPr="00234F97">
        <w:rPr>
          <w:rFonts w:ascii="Arial" w:hAnsi="Arial" w:cs="Arial"/>
          <w:color w:val="000000" w:themeColor="text1"/>
          <w:sz w:val="22"/>
          <w:szCs w:val="22"/>
          <w:lang w:val="en-GB"/>
          <w:rPrChange w:id="873" w:author="Johannes Zauner" w:date="2025-09-12T14:01:00Z" w16du:dateUtc="2025-09-12T12:01:00Z">
            <w:rPr>
              <w:rFonts w:ascii="Arial" w:hAnsi="Arial" w:cs="Arial"/>
              <w:color w:val="000000" w:themeColor="text1"/>
              <w:sz w:val="22"/>
              <w:szCs w:val="22"/>
            </w:rPr>
          </w:rPrChange>
        </w:rPr>
        <w:t xml:space="preserve">. While the repository contains the raw (anonymized) data at start, it will be </w:t>
      </w:r>
      <w:r w:rsidR="00F27515" w:rsidRPr="00234F97">
        <w:rPr>
          <w:rFonts w:ascii="Arial" w:hAnsi="Arial" w:cs="Arial"/>
          <w:color w:val="000000" w:themeColor="text1"/>
          <w:sz w:val="22"/>
          <w:szCs w:val="22"/>
          <w:lang w:val="en-GB"/>
          <w:rPrChange w:id="874" w:author="Johannes Zauner" w:date="2025-09-12T14:01:00Z" w16du:dateUtc="2025-09-12T12:01:00Z">
            <w:rPr>
              <w:rFonts w:ascii="Arial" w:hAnsi="Arial" w:cs="Arial"/>
              <w:color w:val="000000" w:themeColor="text1"/>
              <w:sz w:val="22"/>
              <w:szCs w:val="22"/>
            </w:rPr>
          </w:rPrChange>
        </w:rPr>
        <w:t>augmented into a standard format at a later point.</w:t>
      </w:r>
      <w:r w:rsidR="00757A49" w:rsidRPr="00234F97">
        <w:rPr>
          <w:rFonts w:ascii="Arial" w:hAnsi="Arial" w:cs="Arial"/>
          <w:color w:val="000000" w:themeColor="text1"/>
          <w:sz w:val="22"/>
          <w:szCs w:val="22"/>
          <w:lang w:val="en-GB"/>
          <w:rPrChange w:id="875" w:author="Johannes Zauner" w:date="2025-09-12T14:01:00Z" w16du:dateUtc="2025-09-12T12:01:00Z">
            <w:rPr>
              <w:rFonts w:ascii="Arial" w:hAnsi="Arial" w:cs="Arial"/>
              <w:color w:val="000000" w:themeColor="text1"/>
              <w:sz w:val="22"/>
              <w:szCs w:val="22"/>
            </w:rPr>
          </w:rPrChange>
        </w:rPr>
        <w:t xml:space="preserve"> </w:t>
      </w:r>
      <w:r w:rsidR="0040657E" w:rsidRPr="00234F97">
        <w:rPr>
          <w:rFonts w:ascii="Arial" w:hAnsi="Arial" w:cs="Arial"/>
          <w:color w:val="000000" w:themeColor="text1"/>
          <w:sz w:val="22"/>
          <w:szCs w:val="22"/>
          <w:lang w:val="en-GB"/>
          <w:rPrChange w:id="876" w:author="Johannes Zauner" w:date="2025-09-12T14:01:00Z" w16du:dateUtc="2025-09-12T12:01:00Z">
            <w:rPr>
              <w:rFonts w:ascii="Arial" w:hAnsi="Arial" w:cs="Arial"/>
              <w:color w:val="000000" w:themeColor="text1"/>
              <w:sz w:val="22"/>
              <w:szCs w:val="22"/>
            </w:rPr>
          </w:rPrChange>
        </w:rPr>
        <w:t xml:space="preserve">This </w:t>
      </w:r>
      <w:r w:rsidR="00F27515" w:rsidRPr="00234F97">
        <w:rPr>
          <w:rFonts w:ascii="Arial" w:hAnsi="Arial" w:cs="Arial"/>
          <w:color w:val="000000" w:themeColor="text1"/>
          <w:sz w:val="22"/>
          <w:szCs w:val="22"/>
          <w:lang w:val="en-GB"/>
          <w:rPrChange w:id="877" w:author="Johannes Zauner" w:date="2025-09-12T14:01:00Z" w16du:dateUtc="2025-09-12T12:01:00Z">
            <w:rPr>
              <w:rFonts w:ascii="Arial" w:hAnsi="Arial" w:cs="Arial"/>
              <w:color w:val="000000" w:themeColor="text1"/>
              <w:sz w:val="22"/>
              <w:szCs w:val="22"/>
            </w:rPr>
          </w:rPrChange>
        </w:rPr>
        <w:t xml:space="preserve">augmentation </w:t>
      </w:r>
      <w:r w:rsidR="0040657E" w:rsidRPr="00234F97">
        <w:rPr>
          <w:rFonts w:ascii="Arial" w:hAnsi="Arial" w:cs="Arial"/>
          <w:color w:val="000000" w:themeColor="text1"/>
          <w:sz w:val="22"/>
          <w:szCs w:val="22"/>
          <w:lang w:val="en-GB"/>
          <w:rPrChange w:id="878" w:author="Johannes Zauner" w:date="2025-09-12T14:01:00Z" w16du:dateUtc="2025-09-12T12:01:00Z">
            <w:rPr>
              <w:rFonts w:ascii="Arial" w:hAnsi="Arial" w:cs="Arial"/>
              <w:color w:val="000000" w:themeColor="text1"/>
              <w:sz w:val="22"/>
              <w:szCs w:val="22"/>
            </w:rPr>
          </w:rPrChange>
        </w:rPr>
        <w:t xml:space="preserve">includes the addition of metadata in a human- and machine-readable format as well as the correction and documentation of implausible entries by participants (e.g., mixing up </w:t>
      </w:r>
      <w:r w:rsidR="00657D79" w:rsidRPr="00234F97">
        <w:rPr>
          <w:rFonts w:ascii="Arial" w:hAnsi="Arial" w:cs="Arial"/>
          <w:color w:val="000000" w:themeColor="text1"/>
          <w:sz w:val="22"/>
          <w:szCs w:val="22"/>
          <w:lang w:val="en-GB"/>
          <w:rPrChange w:id="879" w:author="Johannes Zauner" w:date="2025-09-12T14:01:00Z" w16du:dateUtc="2025-09-12T12:01:00Z">
            <w:rPr>
              <w:rFonts w:ascii="Arial" w:hAnsi="Arial" w:cs="Arial"/>
              <w:color w:val="000000" w:themeColor="text1"/>
              <w:sz w:val="22"/>
              <w:szCs w:val="22"/>
            </w:rPr>
          </w:rPrChange>
        </w:rPr>
        <w:t xml:space="preserve">AM </w:t>
      </w:r>
      <w:r w:rsidR="0040657E" w:rsidRPr="00234F97">
        <w:rPr>
          <w:rFonts w:ascii="Arial" w:hAnsi="Arial" w:cs="Arial"/>
          <w:color w:val="000000" w:themeColor="text1"/>
          <w:sz w:val="22"/>
          <w:szCs w:val="22"/>
          <w:lang w:val="en-GB"/>
          <w:rPrChange w:id="880" w:author="Johannes Zauner" w:date="2025-09-12T14:01:00Z" w16du:dateUtc="2025-09-12T12:01:00Z">
            <w:rPr>
              <w:rFonts w:ascii="Arial" w:hAnsi="Arial" w:cs="Arial"/>
              <w:color w:val="000000" w:themeColor="text1"/>
              <w:sz w:val="22"/>
              <w:szCs w:val="22"/>
            </w:rPr>
          </w:rPrChange>
        </w:rPr>
        <w:t xml:space="preserve">and </w:t>
      </w:r>
      <w:r w:rsidR="00657D79" w:rsidRPr="00234F97">
        <w:rPr>
          <w:rFonts w:ascii="Arial" w:hAnsi="Arial" w:cs="Arial"/>
          <w:color w:val="000000" w:themeColor="text1"/>
          <w:sz w:val="22"/>
          <w:szCs w:val="22"/>
          <w:lang w:val="en-GB"/>
          <w:rPrChange w:id="881" w:author="Johannes Zauner" w:date="2025-09-12T14:01:00Z" w16du:dateUtc="2025-09-12T12:01:00Z">
            <w:rPr>
              <w:rFonts w:ascii="Arial" w:hAnsi="Arial" w:cs="Arial"/>
              <w:color w:val="000000" w:themeColor="text1"/>
              <w:sz w:val="22"/>
              <w:szCs w:val="22"/>
            </w:rPr>
          </w:rPrChange>
        </w:rPr>
        <w:t xml:space="preserve">PM </w:t>
      </w:r>
      <w:r w:rsidR="0040657E" w:rsidRPr="00234F97">
        <w:rPr>
          <w:rFonts w:ascii="Arial" w:hAnsi="Arial" w:cs="Arial"/>
          <w:color w:val="000000" w:themeColor="text1"/>
          <w:sz w:val="22"/>
          <w:szCs w:val="22"/>
          <w:lang w:val="en-GB"/>
          <w:rPrChange w:id="882" w:author="Johannes Zauner" w:date="2025-09-12T14:01:00Z" w16du:dateUtc="2025-09-12T12:01:00Z">
            <w:rPr>
              <w:rFonts w:ascii="Arial" w:hAnsi="Arial" w:cs="Arial"/>
              <w:color w:val="000000" w:themeColor="text1"/>
              <w:sz w:val="22"/>
              <w:szCs w:val="22"/>
            </w:rPr>
          </w:rPrChange>
        </w:rPr>
        <w:t>when entering times so that typical sequences like going to bed, sleeping, waking up, getting up, do not fall on a continuous timeline)</w:t>
      </w:r>
      <w:r w:rsidR="00375864" w:rsidRPr="00234F97">
        <w:rPr>
          <w:rFonts w:ascii="Arial" w:hAnsi="Arial" w:cs="Arial"/>
          <w:color w:val="000000" w:themeColor="text1"/>
          <w:sz w:val="22"/>
          <w:szCs w:val="22"/>
          <w:lang w:val="en-GB"/>
          <w:rPrChange w:id="883" w:author="Johannes Zauner" w:date="2025-09-12T14:01:00Z" w16du:dateUtc="2025-09-12T12:01:00Z">
            <w:rPr>
              <w:rFonts w:ascii="Arial" w:hAnsi="Arial" w:cs="Arial"/>
              <w:color w:val="000000" w:themeColor="text1"/>
              <w:sz w:val="22"/>
              <w:szCs w:val="22"/>
            </w:rPr>
          </w:rPrChange>
        </w:rPr>
        <w:t>.</w:t>
      </w:r>
      <w:r w:rsidR="009C5654" w:rsidRPr="00234F97">
        <w:rPr>
          <w:rFonts w:ascii="Arial" w:hAnsi="Arial" w:cs="Arial"/>
          <w:color w:val="000000" w:themeColor="text1"/>
          <w:sz w:val="22"/>
          <w:szCs w:val="22"/>
          <w:lang w:val="en-GB"/>
          <w:rPrChange w:id="884" w:author="Johannes Zauner" w:date="2025-09-12T14:01:00Z" w16du:dateUtc="2025-09-12T12:01:00Z">
            <w:rPr>
              <w:rFonts w:ascii="Arial" w:hAnsi="Arial" w:cs="Arial"/>
              <w:color w:val="000000" w:themeColor="text1"/>
              <w:sz w:val="22"/>
              <w:szCs w:val="22"/>
            </w:rPr>
          </w:rPrChange>
        </w:rPr>
        <w:t xml:space="preserve"> All steps will be archived on </w:t>
      </w:r>
      <w:proofErr w:type="spellStart"/>
      <w:r w:rsidR="009C5654" w:rsidRPr="00234F97">
        <w:rPr>
          <w:rFonts w:ascii="Arial" w:hAnsi="Arial" w:cs="Arial"/>
          <w:color w:val="000000" w:themeColor="text1"/>
          <w:sz w:val="22"/>
          <w:szCs w:val="22"/>
          <w:lang w:val="en-GB"/>
          <w:rPrChange w:id="885" w:author="Johannes Zauner" w:date="2025-09-12T14:01:00Z" w16du:dateUtc="2025-09-12T12:01:00Z">
            <w:rPr>
              <w:rFonts w:ascii="Arial" w:hAnsi="Arial" w:cs="Arial"/>
              <w:color w:val="000000" w:themeColor="text1"/>
              <w:sz w:val="22"/>
              <w:szCs w:val="22"/>
            </w:rPr>
          </w:rPrChange>
        </w:rPr>
        <w:t>Zenodo</w:t>
      </w:r>
      <w:proofErr w:type="spellEnd"/>
      <w:r w:rsidR="009C5654" w:rsidRPr="00234F97">
        <w:rPr>
          <w:rFonts w:ascii="Arial" w:hAnsi="Arial" w:cs="Arial"/>
          <w:color w:val="000000" w:themeColor="text1"/>
          <w:sz w:val="22"/>
          <w:szCs w:val="22"/>
          <w:lang w:val="en-GB"/>
          <w:rPrChange w:id="886" w:author="Johannes Zauner" w:date="2025-09-12T14:01:00Z" w16du:dateUtc="2025-09-12T12:01:00Z">
            <w:rPr>
              <w:rFonts w:ascii="Arial" w:hAnsi="Arial" w:cs="Arial"/>
              <w:color w:val="000000" w:themeColor="text1"/>
              <w:sz w:val="22"/>
              <w:szCs w:val="22"/>
            </w:rPr>
          </w:rPrChange>
        </w:rPr>
        <w:t xml:space="preserve"> and assigned a persistent identifier (DOI) for full traceability.</w:t>
      </w:r>
      <w:r w:rsidR="00105E8B" w:rsidRPr="00234F97">
        <w:rPr>
          <w:rFonts w:ascii="Arial" w:hAnsi="Arial" w:cs="Arial"/>
          <w:color w:val="000000" w:themeColor="text1"/>
          <w:sz w:val="22"/>
          <w:szCs w:val="22"/>
          <w:lang w:val="en-GB"/>
          <w:rPrChange w:id="887" w:author="Johannes Zauner" w:date="2025-09-12T14:01:00Z" w16du:dateUtc="2025-09-12T12:01:00Z">
            <w:rPr>
              <w:rFonts w:ascii="Arial" w:hAnsi="Arial" w:cs="Arial"/>
              <w:color w:val="000000" w:themeColor="text1"/>
              <w:sz w:val="22"/>
              <w:szCs w:val="22"/>
            </w:rPr>
          </w:rPrChange>
        </w:rPr>
        <w:t xml:space="preserve"> All d</w:t>
      </w:r>
      <w:r w:rsidR="008D2E53" w:rsidRPr="00234F97">
        <w:rPr>
          <w:rFonts w:ascii="Arial" w:hAnsi="Arial" w:cs="Arial"/>
          <w:color w:val="000000" w:themeColor="text1"/>
          <w:sz w:val="22"/>
          <w:szCs w:val="22"/>
          <w:lang w:val="en-GB"/>
          <w:rPrChange w:id="888" w:author="Johannes Zauner" w:date="2025-09-12T14:01:00Z" w16du:dateUtc="2025-09-12T12:01:00Z">
            <w:rPr>
              <w:rFonts w:ascii="Arial" w:hAnsi="Arial" w:cs="Arial"/>
              <w:color w:val="000000" w:themeColor="text1"/>
              <w:sz w:val="22"/>
              <w:szCs w:val="22"/>
            </w:rPr>
          </w:rPrChange>
        </w:rPr>
        <w:t xml:space="preserve">ata are available under the terms of the </w:t>
      </w:r>
      <w:r w:rsidR="008D2E53" w:rsidRPr="00AD1D1C">
        <w:rPr>
          <w:lang w:val="en-GB"/>
          <w:rPrChange w:id="889" w:author="Johannes Zauner" w:date="2025-09-12T14:33:00Z" w16du:dateUtc="2025-09-12T12:33:00Z">
            <w:rPr>
              <w:rStyle w:val="Hyperlink"/>
              <w:rFonts w:ascii="Arial" w:hAnsi="Arial" w:cs="Arial"/>
              <w:color w:val="000000" w:themeColor="text1"/>
              <w:sz w:val="22"/>
              <w:szCs w:val="22"/>
            </w:rPr>
          </w:rPrChange>
        </w:rPr>
        <w:t xml:space="preserve">Creative Commons </w:t>
      </w:r>
      <w:del w:id="890" w:author="Johannes Zauner" w:date="2025-09-12T14:32:00Z" w16du:dateUtc="2025-09-12T12:32:00Z">
        <w:r w:rsidR="00D258C0" w:rsidRPr="00AD1D1C" w:rsidDel="00AD1D1C">
          <w:rPr>
            <w:lang w:val="en-GB"/>
            <w:rPrChange w:id="891" w:author="Johannes Zauner" w:date="2025-09-12T14:33:00Z" w16du:dateUtc="2025-09-12T12:33:00Z">
              <w:rPr>
                <w:rStyle w:val="Hyperlink"/>
                <w:rFonts w:ascii="Arial" w:hAnsi="Arial" w:cs="Arial"/>
                <w:color w:val="000000" w:themeColor="text1"/>
                <w:sz w:val="22"/>
                <w:szCs w:val="22"/>
              </w:rPr>
            </w:rPrChange>
          </w:rPr>
          <w:delText>Zero</w:delText>
        </w:r>
        <w:r w:rsidR="008D2E53" w:rsidRPr="00AD1D1C" w:rsidDel="00AD1D1C">
          <w:rPr>
            <w:lang w:val="en-GB"/>
            <w:rPrChange w:id="892" w:author="Johannes Zauner" w:date="2025-09-12T14:33:00Z" w16du:dateUtc="2025-09-12T12:33:00Z">
              <w:rPr>
                <w:rStyle w:val="Hyperlink"/>
                <w:rFonts w:ascii="Arial" w:hAnsi="Arial" w:cs="Arial"/>
                <w:color w:val="000000" w:themeColor="text1"/>
                <w:sz w:val="22"/>
                <w:szCs w:val="22"/>
              </w:rPr>
            </w:rPrChange>
          </w:rPr>
          <w:delText xml:space="preserve"> </w:delText>
        </w:r>
      </w:del>
      <w:ins w:id="893" w:author="Johannes Zauner" w:date="2025-09-12T14:32:00Z" w16du:dateUtc="2025-09-12T12:32:00Z">
        <w:r w:rsidR="00AD1D1C" w:rsidRPr="00AD1D1C">
          <w:rPr>
            <w:rPrChange w:id="894" w:author="Johannes Zauner" w:date="2025-09-12T14:33:00Z" w16du:dateUtc="2025-09-12T12:33:00Z">
              <w:rPr>
                <w:rStyle w:val="Hyperlink"/>
                <w:rFonts w:ascii="Arial" w:hAnsi="Arial" w:cs="Arial"/>
                <w:color w:val="000000" w:themeColor="text1"/>
                <w:sz w:val="22"/>
                <w:szCs w:val="22"/>
                <w:lang w:val="en-GB"/>
              </w:rPr>
            </w:rPrChange>
          </w:rPr>
          <w:t xml:space="preserve">Attribution </w:t>
        </w:r>
      </w:ins>
      <w:del w:id="895" w:author="Johannes Zauner" w:date="2025-09-12T14:32:00Z" w16du:dateUtc="2025-09-12T12:32:00Z">
        <w:r w:rsidR="0030489B" w:rsidRPr="00AD1D1C" w:rsidDel="00AD1D1C">
          <w:rPr>
            <w:lang w:val="en-GB"/>
            <w:rPrChange w:id="896" w:author="Johannes Zauner" w:date="2025-09-12T14:33:00Z" w16du:dateUtc="2025-09-12T12:33:00Z">
              <w:rPr>
                <w:rStyle w:val="Hyperlink"/>
                <w:rFonts w:ascii="Arial" w:hAnsi="Arial" w:cs="Arial"/>
                <w:color w:val="000000" w:themeColor="text1"/>
                <w:sz w:val="22"/>
                <w:szCs w:val="22"/>
              </w:rPr>
            </w:rPrChange>
          </w:rPr>
          <w:delText>v</w:delText>
        </w:r>
      </w:del>
      <w:ins w:id="897" w:author="Johannes Zauner" w:date="2025-09-12T14:32:00Z" w16du:dateUtc="2025-09-12T12:32:00Z">
        <w:r w:rsidR="00AD1D1C" w:rsidRPr="00AD1D1C">
          <w:rPr>
            <w:rPrChange w:id="898" w:author="Johannes Zauner" w:date="2025-09-12T14:33:00Z" w16du:dateUtc="2025-09-12T12:33:00Z">
              <w:rPr>
                <w:rStyle w:val="Hyperlink"/>
                <w:rFonts w:ascii="Arial" w:hAnsi="Arial" w:cs="Arial"/>
                <w:color w:val="000000" w:themeColor="text1"/>
                <w:sz w:val="22"/>
                <w:szCs w:val="22"/>
                <w:lang w:val="en-GB"/>
              </w:rPr>
            </w:rPrChange>
          </w:rPr>
          <w:t>4</w:t>
        </w:r>
      </w:ins>
      <w:del w:id="899" w:author="Johannes Zauner" w:date="2025-09-12T14:32:00Z" w16du:dateUtc="2025-09-12T12:32:00Z">
        <w:r w:rsidR="0030489B" w:rsidRPr="00AD1D1C" w:rsidDel="00AD1D1C">
          <w:rPr>
            <w:lang w:val="en-GB"/>
            <w:rPrChange w:id="900" w:author="Johannes Zauner" w:date="2025-09-12T14:33:00Z" w16du:dateUtc="2025-09-12T12:33:00Z">
              <w:rPr>
                <w:rStyle w:val="Hyperlink"/>
                <w:rFonts w:ascii="Arial" w:hAnsi="Arial" w:cs="Arial"/>
                <w:color w:val="000000" w:themeColor="text1"/>
                <w:sz w:val="22"/>
                <w:szCs w:val="22"/>
              </w:rPr>
            </w:rPrChange>
          </w:rPr>
          <w:delText>1</w:delText>
        </w:r>
      </w:del>
      <w:r w:rsidR="0030489B" w:rsidRPr="00AD1D1C">
        <w:rPr>
          <w:lang w:val="en-GB"/>
          <w:rPrChange w:id="901" w:author="Johannes Zauner" w:date="2025-09-12T14:33:00Z" w16du:dateUtc="2025-09-12T12:33:00Z">
            <w:rPr>
              <w:rStyle w:val="Hyperlink"/>
              <w:rFonts w:ascii="Arial" w:hAnsi="Arial" w:cs="Arial"/>
              <w:color w:val="000000" w:themeColor="text1"/>
              <w:sz w:val="22"/>
              <w:szCs w:val="22"/>
            </w:rPr>
          </w:rPrChange>
        </w:rPr>
        <w:t xml:space="preserve">.0 </w:t>
      </w:r>
      <w:ins w:id="902" w:author="Johannes Zauner" w:date="2025-09-12T14:33:00Z" w16du:dateUtc="2025-09-12T12:33:00Z">
        <w:r w:rsidR="00AD1D1C" w:rsidRPr="00AD1D1C">
          <w:rPr>
            <w:rPrChange w:id="903" w:author="Johannes Zauner" w:date="2025-09-12T14:33:00Z" w16du:dateUtc="2025-09-12T12:33:00Z">
              <w:rPr>
                <w:rStyle w:val="Hyperlink"/>
                <w:rFonts w:ascii="Arial" w:hAnsi="Arial" w:cs="Arial"/>
                <w:color w:val="000000" w:themeColor="text1"/>
                <w:sz w:val="22"/>
                <w:szCs w:val="22"/>
                <w:lang w:val="en-GB"/>
              </w:rPr>
            </w:rPrChange>
          </w:rPr>
          <w:t>International</w:t>
        </w:r>
      </w:ins>
      <w:del w:id="904" w:author="Johannes Zauner" w:date="2025-09-12T14:32:00Z" w16du:dateUtc="2025-09-12T12:32:00Z">
        <w:r w:rsidR="0030489B" w:rsidRPr="00AD1D1C" w:rsidDel="00AD1D1C">
          <w:rPr>
            <w:lang w:val="en-GB"/>
            <w:rPrChange w:id="905" w:author="Johannes Zauner" w:date="2025-09-12T14:33:00Z" w16du:dateUtc="2025-09-12T12:33:00Z">
              <w:rPr>
                <w:rStyle w:val="Hyperlink"/>
                <w:rFonts w:ascii="Arial" w:hAnsi="Arial" w:cs="Arial"/>
                <w:color w:val="000000" w:themeColor="text1"/>
                <w:sz w:val="22"/>
                <w:szCs w:val="22"/>
              </w:rPr>
            </w:rPrChange>
          </w:rPr>
          <w:delText>Universal</w:delText>
        </w:r>
      </w:del>
      <w:r w:rsidR="007E4499" w:rsidRPr="00234F97">
        <w:rPr>
          <w:rFonts w:ascii="Arial" w:hAnsi="Arial" w:cs="Arial"/>
          <w:color w:val="000000" w:themeColor="text1"/>
          <w:sz w:val="22"/>
          <w:szCs w:val="22"/>
          <w:lang w:val="en-GB"/>
          <w:rPrChange w:id="906" w:author="Johannes Zauner" w:date="2025-09-12T14:01:00Z" w16du:dateUtc="2025-09-12T12:01:00Z">
            <w:rPr>
              <w:rFonts w:ascii="Arial" w:hAnsi="Arial" w:cs="Arial"/>
              <w:color w:val="000000" w:themeColor="text1"/>
              <w:sz w:val="22"/>
              <w:szCs w:val="22"/>
            </w:rPr>
          </w:rPrChange>
        </w:rPr>
        <w:t xml:space="preserve"> (CC</w:t>
      </w:r>
      <w:ins w:id="907" w:author="Johannes Zauner" w:date="2025-09-12T14:31:00Z" w16du:dateUtc="2025-09-12T12:31:00Z">
        <w:r w:rsidR="00AD1D1C">
          <w:rPr>
            <w:rFonts w:ascii="Arial" w:hAnsi="Arial" w:cs="Arial"/>
            <w:color w:val="000000" w:themeColor="text1"/>
            <w:sz w:val="22"/>
            <w:szCs w:val="22"/>
            <w:lang w:val="en-GB"/>
          </w:rPr>
          <w:t>-BY</w:t>
        </w:r>
      </w:ins>
      <w:del w:id="908" w:author="Johannes Zauner" w:date="2025-09-12T14:31:00Z" w16du:dateUtc="2025-09-12T12:31:00Z">
        <w:r w:rsidR="007E4499" w:rsidRPr="00234F97" w:rsidDel="00AD1D1C">
          <w:rPr>
            <w:rFonts w:ascii="Arial" w:hAnsi="Arial" w:cs="Arial"/>
            <w:color w:val="000000" w:themeColor="text1"/>
            <w:sz w:val="22"/>
            <w:szCs w:val="22"/>
            <w:lang w:val="en-GB"/>
            <w:rPrChange w:id="909" w:author="Johannes Zauner" w:date="2025-09-12T14:01:00Z" w16du:dateUtc="2025-09-12T12:01:00Z">
              <w:rPr>
                <w:rFonts w:ascii="Arial" w:hAnsi="Arial" w:cs="Arial"/>
                <w:color w:val="000000" w:themeColor="text1"/>
                <w:sz w:val="22"/>
                <w:szCs w:val="22"/>
              </w:rPr>
            </w:rPrChange>
          </w:rPr>
          <w:delText>0 1.0</w:delText>
        </w:r>
      </w:del>
      <w:r w:rsidR="007E4499" w:rsidRPr="00234F97">
        <w:rPr>
          <w:rFonts w:ascii="Arial" w:hAnsi="Arial" w:cs="Arial"/>
          <w:color w:val="000000" w:themeColor="text1"/>
          <w:sz w:val="22"/>
          <w:szCs w:val="22"/>
          <w:lang w:val="en-GB"/>
          <w:rPrChange w:id="910" w:author="Johannes Zauner" w:date="2025-09-12T14:01:00Z" w16du:dateUtc="2025-09-12T12:01:00Z">
            <w:rPr>
              <w:rFonts w:ascii="Arial" w:hAnsi="Arial" w:cs="Arial"/>
              <w:color w:val="000000" w:themeColor="text1"/>
              <w:sz w:val="22"/>
              <w:szCs w:val="22"/>
            </w:rPr>
          </w:rPrChange>
        </w:rPr>
        <w:t>)</w:t>
      </w:r>
      <w:r w:rsidR="0030489B" w:rsidRPr="00234F97">
        <w:rPr>
          <w:rFonts w:ascii="Arial" w:hAnsi="Arial" w:cs="Arial"/>
          <w:color w:val="000000" w:themeColor="text1"/>
          <w:sz w:val="22"/>
          <w:szCs w:val="22"/>
          <w:lang w:val="en-GB"/>
          <w:rPrChange w:id="911" w:author="Johannes Zauner" w:date="2025-09-12T14:01:00Z" w16du:dateUtc="2025-09-12T12:01:00Z">
            <w:rPr>
              <w:rFonts w:ascii="Arial" w:hAnsi="Arial" w:cs="Arial"/>
              <w:color w:val="000000" w:themeColor="text1"/>
              <w:sz w:val="22"/>
              <w:szCs w:val="22"/>
            </w:rPr>
          </w:rPrChange>
        </w:rPr>
        <w:t>.</w:t>
      </w:r>
    </w:p>
    <w:p w14:paraId="28E4E87E" w14:textId="77777777" w:rsidR="00B32AA1" w:rsidRPr="00234F97" w:rsidRDefault="00B32AA1" w:rsidP="0011244B">
      <w:pPr>
        <w:spacing w:line="276" w:lineRule="auto"/>
        <w:jc w:val="both"/>
        <w:rPr>
          <w:rFonts w:ascii="Arial" w:hAnsi="Arial" w:cs="Arial"/>
          <w:b/>
          <w:bCs/>
          <w:color w:val="000000" w:themeColor="text1"/>
          <w:sz w:val="22"/>
          <w:szCs w:val="22"/>
          <w:lang w:val="en-GB"/>
          <w:rPrChange w:id="912" w:author="Johannes Zauner" w:date="2025-09-12T14:01:00Z" w16du:dateUtc="2025-09-12T12:01:00Z">
            <w:rPr>
              <w:rFonts w:ascii="Arial" w:hAnsi="Arial" w:cs="Arial"/>
              <w:b/>
              <w:bCs/>
              <w:color w:val="000000" w:themeColor="text1"/>
              <w:sz w:val="22"/>
              <w:szCs w:val="22"/>
            </w:rPr>
          </w:rPrChange>
        </w:rPr>
      </w:pPr>
    </w:p>
    <w:p w14:paraId="09DE4BE8" w14:textId="393BEEC9" w:rsidR="006751E3" w:rsidRPr="00234F97" w:rsidRDefault="006751E3" w:rsidP="0011244B">
      <w:pPr>
        <w:pStyle w:val="berschrift2"/>
        <w:spacing w:line="276" w:lineRule="auto"/>
        <w:rPr>
          <w:rFonts w:ascii="Arial" w:hAnsi="Arial" w:cs="Arial"/>
          <w:i/>
          <w:iCs/>
          <w:color w:val="000000" w:themeColor="text1"/>
          <w:sz w:val="22"/>
          <w:szCs w:val="22"/>
          <w:lang w:val="en-GB"/>
          <w:rPrChange w:id="913"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914" w:author="Johannes Zauner" w:date="2025-09-12T14:01:00Z" w16du:dateUtc="2025-09-12T12:01:00Z">
            <w:rPr>
              <w:rFonts w:ascii="Arial" w:hAnsi="Arial" w:cs="Arial"/>
              <w:i/>
              <w:iCs/>
              <w:color w:val="000000" w:themeColor="text1"/>
              <w:sz w:val="22"/>
              <w:szCs w:val="22"/>
            </w:rPr>
          </w:rPrChange>
        </w:rPr>
        <w:t xml:space="preserve">Dataset </w:t>
      </w:r>
      <w:r w:rsidR="00B32AA1" w:rsidRPr="00234F97">
        <w:rPr>
          <w:rFonts w:ascii="Arial" w:hAnsi="Arial" w:cs="Arial"/>
          <w:i/>
          <w:iCs/>
          <w:color w:val="000000" w:themeColor="text1"/>
          <w:sz w:val="22"/>
          <w:szCs w:val="22"/>
          <w:lang w:val="en-GB"/>
          <w:rPrChange w:id="915" w:author="Johannes Zauner" w:date="2025-09-12T14:01:00Z" w16du:dateUtc="2025-09-12T12:01:00Z">
            <w:rPr>
              <w:rFonts w:ascii="Arial" w:hAnsi="Arial" w:cs="Arial"/>
              <w:i/>
              <w:iCs/>
              <w:color w:val="000000" w:themeColor="text1"/>
              <w:sz w:val="22"/>
              <w:szCs w:val="22"/>
            </w:rPr>
          </w:rPrChange>
        </w:rPr>
        <w:t>d</w:t>
      </w:r>
      <w:r w:rsidRPr="00234F97">
        <w:rPr>
          <w:rFonts w:ascii="Arial" w:hAnsi="Arial" w:cs="Arial"/>
          <w:i/>
          <w:iCs/>
          <w:color w:val="000000" w:themeColor="text1"/>
          <w:sz w:val="22"/>
          <w:szCs w:val="22"/>
          <w:lang w:val="en-GB"/>
          <w:rPrChange w:id="916" w:author="Johannes Zauner" w:date="2025-09-12T14:01:00Z" w16du:dateUtc="2025-09-12T12:01:00Z">
            <w:rPr>
              <w:rFonts w:ascii="Arial" w:hAnsi="Arial" w:cs="Arial"/>
              <w:i/>
              <w:iCs/>
              <w:color w:val="000000" w:themeColor="text1"/>
              <w:sz w:val="22"/>
              <w:szCs w:val="22"/>
            </w:rPr>
          </w:rPrChange>
        </w:rPr>
        <w:t>escription</w:t>
      </w:r>
    </w:p>
    <w:p w14:paraId="55CCC835" w14:textId="18BD1DDC" w:rsidR="00C902C0" w:rsidRPr="00234F97" w:rsidRDefault="00C902C0" w:rsidP="0011244B">
      <w:pPr>
        <w:spacing w:line="276" w:lineRule="auto"/>
        <w:jc w:val="both"/>
        <w:rPr>
          <w:rFonts w:ascii="Arial" w:hAnsi="Arial" w:cs="Arial"/>
          <w:color w:val="000000" w:themeColor="text1"/>
          <w:sz w:val="22"/>
          <w:szCs w:val="22"/>
          <w:lang w:val="en-GB"/>
          <w:rPrChange w:id="917"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18" w:author="Johannes Zauner" w:date="2025-09-12T14:01:00Z" w16du:dateUtc="2025-09-12T12:01:00Z">
            <w:rPr>
              <w:rFonts w:ascii="Arial" w:hAnsi="Arial" w:cs="Arial"/>
              <w:color w:val="000000" w:themeColor="text1"/>
              <w:sz w:val="22"/>
              <w:szCs w:val="22"/>
            </w:rPr>
          </w:rPrChange>
        </w:rPr>
        <w:t>The dataset</w:t>
      </w:r>
      <w:r w:rsidR="009C5654" w:rsidRPr="00234F97">
        <w:rPr>
          <w:rFonts w:ascii="Arial" w:hAnsi="Arial" w:cs="Arial"/>
          <w:color w:val="000000" w:themeColor="text1"/>
          <w:sz w:val="22"/>
          <w:szCs w:val="22"/>
          <w:lang w:val="en-GB"/>
          <w:rPrChange w:id="919" w:author="Johannes Zauner" w:date="2025-09-12T14:01:00Z" w16du:dateUtc="2025-09-12T12:01:00Z">
            <w:rPr>
              <w:rFonts w:ascii="Arial" w:hAnsi="Arial" w:cs="Arial"/>
              <w:color w:val="000000" w:themeColor="text1"/>
              <w:sz w:val="22"/>
              <w:szCs w:val="22"/>
            </w:rPr>
          </w:rPrChange>
        </w:rPr>
        <w:t xml:space="preserve"> is</w:t>
      </w:r>
      <w:r w:rsidRPr="00234F97">
        <w:rPr>
          <w:rFonts w:ascii="Arial" w:hAnsi="Arial" w:cs="Arial"/>
          <w:color w:val="000000" w:themeColor="text1"/>
          <w:sz w:val="22"/>
          <w:szCs w:val="22"/>
          <w:lang w:val="en-GB"/>
          <w:rPrChange w:id="920" w:author="Johannes Zauner" w:date="2025-09-12T14:01:00Z" w16du:dateUtc="2025-09-12T12:01:00Z">
            <w:rPr>
              <w:rFonts w:ascii="Arial" w:hAnsi="Arial" w:cs="Arial"/>
              <w:color w:val="000000" w:themeColor="text1"/>
              <w:sz w:val="22"/>
              <w:szCs w:val="22"/>
            </w:rPr>
          </w:rPrChange>
        </w:rPr>
        <w:t xml:space="preserve"> organised into two main categories: Group (containing files for all participants) and Individual (containing participant-specific files and logs). Each participant is identified by a unique participant ID (PID). The study was carried out over seven days for each participant</w:t>
      </w:r>
      <w:r w:rsidR="00607BE0" w:rsidRPr="00234F97">
        <w:rPr>
          <w:rFonts w:ascii="Arial" w:hAnsi="Arial" w:cs="Arial"/>
          <w:color w:val="000000" w:themeColor="text1"/>
          <w:sz w:val="22"/>
          <w:szCs w:val="22"/>
          <w:lang w:val="en-GB"/>
          <w:rPrChange w:id="921" w:author="Johannes Zauner" w:date="2025-09-12T14:01:00Z" w16du:dateUtc="2025-09-12T12:01:00Z">
            <w:rPr>
              <w:rFonts w:ascii="Arial" w:hAnsi="Arial" w:cs="Arial"/>
              <w:color w:val="000000" w:themeColor="text1"/>
              <w:sz w:val="22"/>
              <w:szCs w:val="22"/>
            </w:rPr>
          </w:rPrChange>
        </w:rPr>
        <w:t xml:space="preserve"> (eight calendar dates)</w:t>
      </w:r>
      <w:r w:rsidRPr="00234F97">
        <w:rPr>
          <w:rFonts w:ascii="Arial" w:hAnsi="Arial" w:cs="Arial"/>
          <w:color w:val="000000" w:themeColor="text1"/>
          <w:sz w:val="22"/>
          <w:szCs w:val="22"/>
          <w:lang w:val="en-GB"/>
          <w:rPrChange w:id="922" w:author="Johannes Zauner" w:date="2025-09-12T14:01:00Z" w16du:dateUtc="2025-09-12T12:01:00Z">
            <w:rPr>
              <w:rFonts w:ascii="Arial" w:hAnsi="Arial" w:cs="Arial"/>
              <w:color w:val="000000" w:themeColor="text1"/>
              <w:sz w:val="22"/>
              <w:szCs w:val="22"/>
            </w:rPr>
          </w:rPrChange>
        </w:rPr>
        <w:t>, with data collected using continuous wearable light loggers (</w:t>
      </w:r>
      <w:proofErr w:type="spellStart"/>
      <w:r w:rsidRPr="00234F97">
        <w:rPr>
          <w:rFonts w:ascii="Arial" w:hAnsi="Arial" w:cs="Arial"/>
          <w:color w:val="000000" w:themeColor="text1"/>
          <w:sz w:val="22"/>
          <w:szCs w:val="22"/>
          <w:lang w:val="en-GB"/>
          <w:rPrChange w:id="923" w:author="Johannes Zauner" w:date="2025-09-12T14:01:00Z" w16du:dateUtc="2025-09-12T12:01:00Z">
            <w:rPr>
              <w:rFonts w:ascii="Arial" w:hAnsi="Arial" w:cs="Arial"/>
              <w:color w:val="000000" w:themeColor="text1"/>
              <w:sz w:val="22"/>
              <w:szCs w:val="22"/>
            </w:rPr>
          </w:rPrChange>
        </w:rPr>
        <w:t>Act</w:t>
      </w:r>
      <w:r w:rsidR="00323AB0" w:rsidRPr="00234F97">
        <w:rPr>
          <w:rFonts w:ascii="Arial" w:hAnsi="Arial" w:cs="Arial"/>
          <w:color w:val="000000" w:themeColor="text1"/>
          <w:sz w:val="22"/>
          <w:szCs w:val="22"/>
          <w:lang w:val="en-GB"/>
          <w:rPrChange w:id="924" w:author="Johannes Zauner" w:date="2025-09-12T14:01:00Z" w16du:dateUtc="2025-09-12T12:01:00Z">
            <w:rPr>
              <w:rFonts w:ascii="Arial" w:hAnsi="Arial" w:cs="Arial"/>
              <w:color w:val="000000" w:themeColor="text1"/>
              <w:sz w:val="22"/>
              <w:szCs w:val="22"/>
            </w:rPr>
          </w:rPrChange>
        </w:rPr>
        <w:t>L</w:t>
      </w:r>
      <w:r w:rsidRPr="00234F97">
        <w:rPr>
          <w:rFonts w:ascii="Arial" w:hAnsi="Arial" w:cs="Arial"/>
          <w:color w:val="000000" w:themeColor="text1"/>
          <w:sz w:val="22"/>
          <w:szCs w:val="22"/>
          <w:lang w:val="en-GB"/>
          <w:rPrChange w:id="925" w:author="Johannes Zauner" w:date="2025-09-12T14:01:00Z" w16du:dateUtc="2025-09-12T12:01:00Z">
            <w:rPr>
              <w:rFonts w:ascii="Arial" w:hAnsi="Arial" w:cs="Arial"/>
              <w:color w:val="000000" w:themeColor="text1"/>
              <w:sz w:val="22"/>
              <w:szCs w:val="22"/>
            </w:rPr>
          </w:rPrChange>
        </w:rPr>
        <w:t>umus</w:t>
      </w:r>
      <w:proofErr w:type="spellEnd"/>
      <w:r w:rsidRPr="00234F97">
        <w:rPr>
          <w:rFonts w:ascii="Arial" w:hAnsi="Arial" w:cs="Arial"/>
          <w:color w:val="000000" w:themeColor="text1"/>
          <w:sz w:val="22"/>
          <w:szCs w:val="22"/>
          <w:lang w:val="en-GB"/>
          <w:rPrChange w:id="926" w:author="Johannes Zauner" w:date="2025-09-12T14:01:00Z" w16du:dateUtc="2025-09-12T12:01:00Z">
            <w:rPr>
              <w:rFonts w:ascii="Arial" w:hAnsi="Arial" w:cs="Arial"/>
              <w:color w:val="000000" w:themeColor="text1"/>
              <w:sz w:val="22"/>
              <w:szCs w:val="22"/>
            </w:rPr>
          </w:rPrChange>
        </w:rPr>
        <w:t xml:space="preserve">) and standardised questionnaires in </w:t>
      </w:r>
      <w:proofErr w:type="spellStart"/>
      <w:r w:rsidRPr="00234F97">
        <w:rPr>
          <w:rFonts w:ascii="Arial" w:hAnsi="Arial" w:cs="Arial"/>
          <w:color w:val="000000" w:themeColor="text1"/>
          <w:sz w:val="22"/>
          <w:szCs w:val="22"/>
          <w:lang w:val="en-GB"/>
          <w:rPrChange w:id="927" w:author="Johannes Zauner" w:date="2025-09-12T14:01:00Z" w16du:dateUtc="2025-09-12T12:01:00Z">
            <w:rPr>
              <w:rFonts w:ascii="Arial" w:hAnsi="Arial" w:cs="Arial"/>
              <w:color w:val="000000" w:themeColor="text1"/>
              <w:sz w:val="22"/>
              <w:szCs w:val="22"/>
            </w:rPr>
          </w:rPrChange>
        </w:rPr>
        <w:t>RedCap</w:t>
      </w:r>
      <w:proofErr w:type="spellEnd"/>
      <w:r w:rsidRPr="00234F97">
        <w:rPr>
          <w:rFonts w:ascii="Arial" w:hAnsi="Arial" w:cs="Arial"/>
          <w:color w:val="000000" w:themeColor="text1"/>
          <w:sz w:val="22"/>
          <w:szCs w:val="22"/>
          <w:lang w:val="en-GB"/>
          <w:rPrChange w:id="928" w:author="Johannes Zauner" w:date="2025-09-12T14:01:00Z" w16du:dateUtc="2025-09-12T12:01:00Z">
            <w:rPr>
              <w:rFonts w:ascii="Arial" w:hAnsi="Arial" w:cs="Arial"/>
              <w:color w:val="000000" w:themeColor="text1"/>
              <w:sz w:val="22"/>
              <w:szCs w:val="22"/>
            </w:rPr>
          </w:rPrChange>
        </w:rPr>
        <w:t xml:space="preserve"> via the </w:t>
      </w:r>
      <w:proofErr w:type="spellStart"/>
      <w:r w:rsidRPr="00234F97">
        <w:rPr>
          <w:rFonts w:ascii="Arial" w:hAnsi="Arial" w:cs="Arial"/>
          <w:color w:val="000000" w:themeColor="text1"/>
          <w:sz w:val="22"/>
          <w:szCs w:val="22"/>
          <w:lang w:val="en-GB"/>
          <w:rPrChange w:id="929" w:author="Johannes Zauner" w:date="2025-09-12T14:01:00Z" w16du:dateUtc="2025-09-12T12:01:00Z">
            <w:rPr>
              <w:rFonts w:ascii="Arial" w:hAnsi="Arial" w:cs="Arial"/>
              <w:color w:val="000000" w:themeColor="text1"/>
              <w:sz w:val="22"/>
              <w:szCs w:val="22"/>
            </w:rPr>
          </w:rPrChange>
        </w:rPr>
        <w:t>MyCap</w:t>
      </w:r>
      <w:proofErr w:type="spellEnd"/>
      <w:r w:rsidRPr="00234F97">
        <w:rPr>
          <w:rFonts w:ascii="Arial" w:hAnsi="Arial" w:cs="Arial"/>
          <w:color w:val="000000" w:themeColor="text1"/>
          <w:sz w:val="22"/>
          <w:szCs w:val="22"/>
          <w:lang w:val="en-GB"/>
          <w:rPrChange w:id="930" w:author="Johannes Zauner" w:date="2025-09-12T14:01:00Z" w16du:dateUtc="2025-09-12T12:01:00Z">
            <w:rPr>
              <w:rFonts w:ascii="Arial" w:hAnsi="Arial" w:cs="Arial"/>
              <w:color w:val="000000" w:themeColor="text1"/>
              <w:sz w:val="22"/>
              <w:szCs w:val="22"/>
            </w:rPr>
          </w:rPrChange>
        </w:rPr>
        <w:t xml:space="preserve"> mobile app.</w:t>
      </w:r>
    </w:p>
    <w:p w14:paraId="06AC79B5" w14:textId="77777777" w:rsidR="00B32AA1" w:rsidRPr="00234F97" w:rsidRDefault="00B32AA1" w:rsidP="0011244B">
      <w:pPr>
        <w:spacing w:line="276" w:lineRule="auto"/>
        <w:jc w:val="both"/>
        <w:rPr>
          <w:rFonts w:ascii="Arial" w:hAnsi="Arial" w:cs="Arial"/>
          <w:color w:val="000000" w:themeColor="text1"/>
          <w:sz w:val="22"/>
          <w:szCs w:val="22"/>
          <w:lang w:val="en-GB"/>
          <w:rPrChange w:id="931" w:author="Johannes Zauner" w:date="2025-09-12T14:01:00Z" w16du:dateUtc="2025-09-12T12:01:00Z">
            <w:rPr>
              <w:rFonts w:ascii="Arial" w:hAnsi="Arial" w:cs="Arial"/>
              <w:color w:val="000000" w:themeColor="text1"/>
              <w:sz w:val="22"/>
              <w:szCs w:val="22"/>
            </w:rPr>
          </w:rPrChange>
        </w:rPr>
      </w:pPr>
    </w:p>
    <w:p w14:paraId="5B50A741" w14:textId="77777777" w:rsidR="006751E3" w:rsidRPr="00234F97" w:rsidRDefault="006751E3" w:rsidP="0011244B">
      <w:pPr>
        <w:pStyle w:val="berschrift3"/>
        <w:spacing w:line="276" w:lineRule="auto"/>
        <w:rPr>
          <w:rFonts w:ascii="Arial" w:hAnsi="Arial" w:cs="Arial"/>
          <w:i/>
          <w:iCs/>
          <w:color w:val="000000" w:themeColor="text1"/>
          <w:sz w:val="22"/>
          <w:szCs w:val="22"/>
          <w:lang w:val="en-GB"/>
          <w:rPrChange w:id="932"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933" w:author="Johannes Zauner" w:date="2025-09-12T14:01:00Z" w16du:dateUtc="2025-09-12T12:01:00Z">
            <w:rPr>
              <w:rFonts w:ascii="Arial" w:hAnsi="Arial" w:cs="Arial"/>
              <w:i/>
              <w:iCs/>
              <w:color w:val="000000" w:themeColor="text1"/>
              <w:sz w:val="22"/>
              <w:szCs w:val="22"/>
            </w:rPr>
          </w:rPrChange>
        </w:rPr>
        <w:t xml:space="preserve">Group-level folder </w:t>
      </w:r>
    </w:p>
    <w:p w14:paraId="21CE9AFE" w14:textId="6BA70344" w:rsidR="00C902C0" w:rsidRPr="00234F97" w:rsidRDefault="00C902C0" w:rsidP="0011244B">
      <w:pPr>
        <w:spacing w:line="276" w:lineRule="auto"/>
        <w:jc w:val="both"/>
        <w:rPr>
          <w:rFonts w:ascii="Arial" w:hAnsi="Arial" w:cs="Arial"/>
          <w:color w:val="000000" w:themeColor="text1"/>
          <w:sz w:val="22"/>
          <w:szCs w:val="22"/>
          <w:lang w:val="en-GB"/>
          <w:rPrChange w:id="934"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35" w:author="Johannes Zauner" w:date="2025-09-12T14:01:00Z" w16du:dateUtc="2025-09-12T12:01:00Z">
            <w:rPr>
              <w:rFonts w:ascii="Arial" w:hAnsi="Arial" w:cs="Arial"/>
              <w:color w:val="000000" w:themeColor="text1"/>
              <w:sz w:val="22"/>
              <w:szCs w:val="22"/>
            </w:rPr>
          </w:rPrChange>
        </w:rPr>
        <w:t>This folder contains structured data to facilitate import during data analysis (</w:t>
      </w:r>
      <w:r w:rsidRPr="00234F97">
        <w:rPr>
          <w:rFonts w:ascii="Arial" w:hAnsi="Arial" w:cs="Arial"/>
          <w:b/>
          <w:bCs/>
          <w:color w:val="000000" w:themeColor="text1"/>
          <w:sz w:val="22"/>
          <w:szCs w:val="22"/>
          <w:lang w:val="en-GB"/>
          <w:rPrChange w:id="936" w:author="Johannes Zauner" w:date="2025-09-12T14:01:00Z" w16du:dateUtc="2025-09-12T12:01:00Z">
            <w:rPr>
              <w:rFonts w:ascii="Arial" w:hAnsi="Arial" w:cs="Arial"/>
              <w:b/>
              <w:bCs/>
              <w:color w:val="000000" w:themeColor="text1"/>
              <w:sz w:val="22"/>
              <w:szCs w:val="22"/>
            </w:rPr>
          </w:rPrChange>
        </w:rPr>
        <w:t xml:space="preserve">see Table </w:t>
      </w:r>
      <w:ins w:id="937" w:author="Johannes Zauner" w:date="2025-09-12T21:30:00Z" w16du:dateUtc="2025-09-12T19:30:00Z">
        <w:r w:rsidR="00F30721">
          <w:rPr>
            <w:rFonts w:ascii="Arial" w:hAnsi="Arial" w:cs="Arial"/>
            <w:b/>
            <w:bCs/>
            <w:color w:val="000000" w:themeColor="text1"/>
            <w:sz w:val="22"/>
            <w:szCs w:val="22"/>
            <w:lang w:val="en-GB"/>
          </w:rPr>
          <w:t>2</w:t>
        </w:r>
      </w:ins>
      <w:r w:rsidRPr="00234F97">
        <w:rPr>
          <w:rFonts w:ascii="Arial" w:hAnsi="Arial" w:cs="Arial"/>
          <w:color w:val="000000" w:themeColor="text1"/>
          <w:sz w:val="22"/>
          <w:szCs w:val="22"/>
          <w:lang w:val="en-GB"/>
          <w:rPrChange w:id="938" w:author="Johannes Zauner" w:date="2025-09-12T14:01:00Z" w16du:dateUtc="2025-09-12T12:01:00Z">
            <w:rPr>
              <w:rFonts w:ascii="Arial" w:hAnsi="Arial" w:cs="Arial"/>
              <w:color w:val="000000" w:themeColor="text1"/>
              <w:sz w:val="22"/>
              <w:szCs w:val="22"/>
            </w:rPr>
          </w:rPrChange>
        </w:rPr>
        <w:t xml:space="preserve">). </w:t>
      </w:r>
    </w:p>
    <w:p w14:paraId="693A6995" w14:textId="77777777" w:rsidR="00F279A0" w:rsidRPr="00234F97" w:rsidRDefault="00F279A0" w:rsidP="0011244B">
      <w:pPr>
        <w:spacing w:line="276" w:lineRule="auto"/>
        <w:jc w:val="both"/>
        <w:rPr>
          <w:rFonts w:ascii="Arial" w:hAnsi="Arial" w:cs="Arial"/>
          <w:b/>
          <w:bCs/>
          <w:color w:val="000000" w:themeColor="text1"/>
          <w:sz w:val="22"/>
          <w:szCs w:val="22"/>
          <w:lang w:val="en-GB"/>
          <w:rPrChange w:id="939" w:author="Johannes Zauner" w:date="2025-09-12T14:01:00Z" w16du:dateUtc="2025-09-12T12:01:00Z">
            <w:rPr>
              <w:rFonts w:ascii="Arial" w:hAnsi="Arial" w:cs="Arial"/>
              <w:b/>
              <w:bCs/>
              <w:color w:val="000000" w:themeColor="text1"/>
              <w:sz w:val="22"/>
              <w:szCs w:val="22"/>
            </w:rPr>
          </w:rPrChange>
        </w:rPr>
      </w:pPr>
    </w:p>
    <w:p w14:paraId="24947FB8" w14:textId="2015390D" w:rsidR="006751E3" w:rsidRPr="00234F97" w:rsidRDefault="006751E3" w:rsidP="0011244B">
      <w:pPr>
        <w:pStyle w:val="berschrift3"/>
        <w:spacing w:line="276" w:lineRule="auto"/>
        <w:rPr>
          <w:rFonts w:ascii="Arial" w:hAnsi="Arial" w:cs="Arial"/>
          <w:i/>
          <w:iCs/>
          <w:color w:val="000000" w:themeColor="text1"/>
          <w:sz w:val="22"/>
          <w:szCs w:val="22"/>
          <w:lang w:val="en-GB"/>
          <w:rPrChange w:id="940" w:author="Johannes Zauner" w:date="2025-09-12T14:01:00Z" w16du:dateUtc="2025-09-12T12:01:00Z">
            <w:rPr>
              <w:rFonts w:ascii="Arial" w:hAnsi="Arial" w:cs="Arial"/>
              <w:i/>
              <w:iCs/>
              <w:color w:val="000000" w:themeColor="text1"/>
              <w:sz w:val="22"/>
              <w:szCs w:val="22"/>
            </w:rPr>
          </w:rPrChange>
        </w:rPr>
      </w:pPr>
      <w:r w:rsidRPr="00234F97">
        <w:rPr>
          <w:rFonts w:ascii="Arial" w:hAnsi="Arial" w:cs="Arial"/>
          <w:i/>
          <w:iCs/>
          <w:color w:val="000000" w:themeColor="text1"/>
          <w:sz w:val="22"/>
          <w:szCs w:val="22"/>
          <w:lang w:val="en-GB"/>
          <w:rPrChange w:id="941" w:author="Johannes Zauner" w:date="2025-09-12T14:01:00Z" w16du:dateUtc="2025-09-12T12:01:00Z">
            <w:rPr>
              <w:rFonts w:ascii="Arial" w:hAnsi="Arial" w:cs="Arial"/>
              <w:i/>
              <w:iCs/>
              <w:color w:val="000000" w:themeColor="text1"/>
              <w:sz w:val="22"/>
              <w:szCs w:val="22"/>
            </w:rPr>
          </w:rPrChange>
        </w:rPr>
        <w:t>Individual-level folder</w:t>
      </w:r>
    </w:p>
    <w:p w14:paraId="40A82167" w14:textId="7876D394" w:rsidR="006751E3" w:rsidRPr="00234F97" w:rsidRDefault="006751E3" w:rsidP="0011244B">
      <w:pPr>
        <w:spacing w:line="276" w:lineRule="auto"/>
        <w:jc w:val="both"/>
        <w:rPr>
          <w:rFonts w:ascii="Arial" w:hAnsi="Arial" w:cs="Arial"/>
          <w:color w:val="000000" w:themeColor="text1"/>
          <w:sz w:val="22"/>
          <w:szCs w:val="22"/>
          <w:lang w:val="en-GB"/>
          <w:rPrChange w:id="94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943" w:author="Johannes Zauner" w:date="2025-09-12T14:01:00Z" w16du:dateUtc="2025-09-12T12:01:00Z">
            <w:rPr>
              <w:rFonts w:ascii="Arial" w:hAnsi="Arial" w:cs="Arial"/>
              <w:color w:val="000000" w:themeColor="text1"/>
              <w:sz w:val="22"/>
              <w:szCs w:val="22"/>
            </w:rPr>
          </w:rPrChange>
        </w:rPr>
        <w:t>This contains the 1</w:t>
      </w:r>
      <w:r w:rsidR="004107DC" w:rsidRPr="00234F97">
        <w:rPr>
          <w:rFonts w:ascii="Arial" w:hAnsi="Arial" w:cs="Arial"/>
          <w:color w:val="000000" w:themeColor="text1"/>
          <w:sz w:val="22"/>
          <w:szCs w:val="22"/>
          <w:lang w:val="en-GB"/>
          <w:rPrChange w:id="944" w:author="Johannes Zauner" w:date="2025-09-12T14:01:00Z" w16du:dateUtc="2025-09-12T12:01:00Z">
            <w:rPr>
              <w:rFonts w:ascii="Arial" w:hAnsi="Arial" w:cs="Arial"/>
              <w:color w:val="000000" w:themeColor="text1"/>
              <w:sz w:val="22"/>
              <w:szCs w:val="22"/>
            </w:rPr>
          </w:rPrChange>
        </w:rPr>
        <w:t>7</w:t>
      </w:r>
      <w:r w:rsidRPr="00234F97">
        <w:rPr>
          <w:rFonts w:ascii="Arial" w:hAnsi="Arial" w:cs="Arial"/>
          <w:color w:val="000000" w:themeColor="text1"/>
          <w:sz w:val="22"/>
          <w:szCs w:val="22"/>
          <w:lang w:val="en-GB"/>
          <w:rPrChange w:id="945" w:author="Johannes Zauner" w:date="2025-09-12T14:01:00Z" w16du:dateUtc="2025-09-12T12:01:00Z">
            <w:rPr>
              <w:rFonts w:ascii="Arial" w:hAnsi="Arial" w:cs="Arial"/>
              <w:color w:val="000000" w:themeColor="text1"/>
              <w:sz w:val="22"/>
              <w:szCs w:val="22"/>
            </w:rPr>
          </w:rPrChange>
        </w:rPr>
        <w:t xml:space="preserve"> </w:t>
      </w:r>
      <w:r w:rsidR="00970F5E" w:rsidRPr="00234F97">
        <w:rPr>
          <w:rFonts w:ascii="Arial" w:hAnsi="Arial" w:cs="Arial"/>
          <w:color w:val="000000" w:themeColor="text1"/>
          <w:sz w:val="22"/>
          <w:szCs w:val="22"/>
          <w:lang w:val="en-GB"/>
          <w:rPrChange w:id="946" w:author="Johannes Zauner" w:date="2025-09-12T14:01:00Z" w16du:dateUtc="2025-09-12T12:01:00Z">
            <w:rPr>
              <w:rFonts w:ascii="Arial" w:hAnsi="Arial" w:cs="Arial"/>
              <w:color w:val="000000" w:themeColor="text1"/>
              <w:sz w:val="22"/>
              <w:szCs w:val="22"/>
            </w:rPr>
          </w:rPrChange>
        </w:rPr>
        <w:t xml:space="preserve">participants' </w:t>
      </w:r>
      <w:r w:rsidRPr="00234F97">
        <w:rPr>
          <w:rFonts w:ascii="Arial" w:hAnsi="Arial" w:cs="Arial"/>
          <w:color w:val="000000" w:themeColor="text1"/>
          <w:sz w:val="22"/>
          <w:szCs w:val="22"/>
          <w:lang w:val="en-GB"/>
          <w:rPrChange w:id="947" w:author="Johannes Zauner" w:date="2025-09-12T14:01:00Z" w16du:dateUtc="2025-09-12T12:01:00Z">
            <w:rPr>
              <w:rFonts w:ascii="Arial" w:hAnsi="Arial" w:cs="Arial"/>
              <w:color w:val="000000" w:themeColor="text1"/>
              <w:sz w:val="22"/>
              <w:szCs w:val="22"/>
            </w:rPr>
          </w:rPrChange>
        </w:rPr>
        <w:t>folders with subfolders named by domain. The individual files reflect the data collection schedule and instruments used (</w:t>
      </w:r>
      <w:r w:rsidRPr="00234F97">
        <w:rPr>
          <w:rFonts w:ascii="Arial" w:hAnsi="Arial" w:cs="Arial"/>
          <w:b/>
          <w:bCs/>
          <w:color w:val="000000" w:themeColor="text1"/>
          <w:sz w:val="22"/>
          <w:szCs w:val="22"/>
          <w:lang w:val="en-GB"/>
          <w:rPrChange w:id="948" w:author="Johannes Zauner" w:date="2025-09-12T14:01:00Z" w16du:dateUtc="2025-09-12T12:01:00Z">
            <w:rPr>
              <w:rFonts w:ascii="Arial" w:hAnsi="Arial" w:cs="Arial"/>
              <w:b/>
              <w:bCs/>
              <w:color w:val="000000" w:themeColor="text1"/>
              <w:sz w:val="22"/>
              <w:szCs w:val="22"/>
            </w:rPr>
          </w:rPrChange>
        </w:rPr>
        <w:t xml:space="preserve">See Table </w:t>
      </w:r>
      <w:ins w:id="949" w:author="Johannes Zauner" w:date="2025-09-12T21:30:00Z" w16du:dateUtc="2025-09-12T19:30:00Z">
        <w:r w:rsidR="00F30721">
          <w:rPr>
            <w:rFonts w:ascii="Arial" w:hAnsi="Arial" w:cs="Arial"/>
            <w:b/>
            <w:bCs/>
            <w:color w:val="000000" w:themeColor="text1"/>
            <w:sz w:val="22"/>
            <w:szCs w:val="22"/>
            <w:lang w:val="en-GB"/>
          </w:rPr>
          <w:t>3</w:t>
        </w:r>
      </w:ins>
      <w:del w:id="950" w:author="Johannes Zauner" w:date="2025-09-12T21:30:00Z" w16du:dateUtc="2025-09-12T19:30:00Z">
        <w:r w:rsidR="00635EA4" w:rsidRPr="00234F97" w:rsidDel="00F30721">
          <w:rPr>
            <w:rFonts w:ascii="Arial" w:hAnsi="Arial" w:cs="Arial"/>
            <w:b/>
            <w:bCs/>
            <w:color w:val="000000" w:themeColor="text1"/>
            <w:sz w:val="22"/>
            <w:szCs w:val="22"/>
            <w:lang w:val="en-GB"/>
            <w:rPrChange w:id="951" w:author="Johannes Zauner" w:date="2025-09-12T14:01:00Z" w16du:dateUtc="2025-09-12T12:01:00Z">
              <w:rPr>
                <w:rFonts w:ascii="Arial" w:hAnsi="Arial" w:cs="Arial"/>
                <w:b/>
                <w:bCs/>
                <w:color w:val="000000" w:themeColor="text1"/>
                <w:sz w:val="22"/>
                <w:szCs w:val="22"/>
              </w:rPr>
            </w:rPrChange>
          </w:rPr>
          <w:delText>2</w:delText>
        </w:r>
      </w:del>
      <w:r w:rsidRPr="00234F97">
        <w:rPr>
          <w:rFonts w:ascii="Arial" w:hAnsi="Arial" w:cs="Arial"/>
          <w:color w:val="000000" w:themeColor="text1"/>
          <w:sz w:val="22"/>
          <w:szCs w:val="22"/>
          <w:lang w:val="en-GB"/>
          <w:rPrChange w:id="952" w:author="Johannes Zauner" w:date="2025-09-12T14:01:00Z" w16du:dateUtc="2025-09-12T12:01:00Z">
            <w:rPr>
              <w:rFonts w:ascii="Arial" w:hAnsi="Arial" w:cs="Arial"/>
              <w:color w:val="000000" w:themeColor="text1"/>
              <w:sz w:val="22"/>
              <w:szCs w:val="22"/>
            </w:rPr>
          </w:rPrChange>
        </w:rPr>
        <w:t>).</w:t>
      </w:r>
    </w:p>
    <w:p w14:paraId="62437BE0" w14:textId="77777777" w:rsidR="0055092E" w:rsidRPr="00234F97" w:rsidRDefault="0055092E" w:rsidP="0011244B">
      <w:pPr>
        <w:spacing w:line="276" w:lineRule="auto"/>
        <w:rPr>
          <w:rFonts w:ascii="Arial" w:hAnsi="Arial" w:cs="Arial"/>
          <w:b/>
          <w:bCs/>
          <w:color w:val="000000" w:themeColor="text1"/>
          <w:sz w:val="22"/>
          <w:szCs w:val="22"/>
          <w:lang w:val="en-GB"/>
          <w:rPrChange w:id="953"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54" w:author="Johannes Zauner" w:date="2025-09-12T14:01:00Z" w16du:dateUtc="2025-09-12T12:01:00Z">
            <w:rPr>
              <w:rFonts w:ascii="Arial" w:hAnsi="Arial" w:cs="Arial"/>
              <w:b/>
              <w:bCs/>
              <w:color w:val="000000" w:themeColor="text1"/>
              <w:sz w:val="22"/>
              <w:szCs w:val="22"/>
            </w:rPr>
          </w:rPrChange>
        </w:rPr>
        <w:br w:type="page"/>
      </w:r>
    </w:p>
    <w:p w14:paraId="68FBD995" w14:textId="4E7B10E2" w:rsidR="00F0649D" w:rsidRPr="00234F97" w:rsidRDefault="00F0649D" w:rsidP="0011244B">
      <w:pPr>
        <w:pStyle w:val="berschrift1"/>
        <w:spacing w:line="276" w:lineRule="auto"/>
        <w:rPr>
          <w:rFonts w:ascii="Arial" w:hAnsi="Arial" w:cs="Arial"/>
          <w:b/>
          <w:bCs/>
          <w:color w:val="000000" w:themeColor="text1"/>
          <w:sz w:val="22"/>
          <w:szCs w:val="22"/>
          <w:lang w:val="en-GB"/>
          <w:rPrChange w:id="955"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56" w:author="Johannes Zauner" w:date="2025-09-12T14:01:00Z" w16du:dateUtc="2025-09-12T12:01:00Z">
            <w:rPr>
              <w:rFonts w:ascii="Arial" w:hAnsi="Arial" w:cs="Arial"/>
              <w:b/>
              <w:bCs/>
              <w:color w:val="000000" w:themeColor="text1"/>
              <w:sz w:val="22"/>
              <w:szCs w:val="22"/>
            </w:rPr>
          </w:rPrChange>
        </w:rPr>
        <w:lastRenderedPageBreak/>
        <w:t>Abbreviations</w:t>
      </w:r>
    </w:p>
    <w:p w14:paraId="431DF1BE"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57"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58" w:author="Johannes Zauner" w:date="2025-09-12T14:01:00Z" w16du:dateUtc="2025-09-12T12:01:00Z">
            <w:rPr>
              <w:rFonts w:ascii="Arial" w:hAnsi="Arial" w:cs="Arial"/>
              <w:b/>
              <w:bCs/>
              <w:color w:val="000000" w:themeColor="text1"/>
              <w:sz w:val="22"/>
              <w:szCs w:val="22"/>
            </w:rPr>
          </w:rPrChange>
        </w:rPr>
        <w:t>MCTQ</w:t>
      </w:r>
      <w:r w:rsidRPr="00234F97">
        <w:rPr>
          <w:rFonts w:ascii="Arial" w:hAnsi="Arial" w:cs="Arial"/>
          <w:color w:val="000000" w:themeColor="text1"/>
          <w:sz w:val="22"/>
          <w:szCs w:val="22"/>
          <w:lang w:val="en-GB"/>
          <w:rPrChange w:id="959" w:author="Johannes Zauner" w:date="2025-09-12T14:01:00Z" w16du:dateUtc="2025-09-12T12:01:00Z">
            <w:rPr>
              <w:rFonts w:ascii="Arial" w:hAnsi="Arial" w:cs="Arial"/>
              <w:color w:val="000000" w:themeColor="text1"/>
              <w:sz w:val="22"/>
              <w:szCs w:val="22"/>
            </w:rPr>
          </w:rPrChange>
        </w:rPr>
        <w:t>: Munich Chronotype Questionnaire</w:t>
      </w:r>
    </w:p>
    <w:p w14:paraId="6ECFED1F"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60"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61" w:author="Johannes Zauner" w:date="2025-09-12T14:01:00Z" w16du:dateUtc="2025-09-12T12:01:00Z">
            <w:rPr>
              <w:rFonts w:ascii="Arial" w:hAnsi="Arial" w:cs="Arial"/>
              <w:b/>
              <w:bCs/>
              <w:color w:val="000000" w:themeColor="text1"/>
              <w:sz w:val="22"/>
              <w:szCs w:val="22"/>
            </w:rPr>
          </w:rPrChange>
        </w:rPr>
        <w:t>MEQ</w:t>
      </w:r>
      <w:r w:rsidRPr="00234F97">
        <w:rPr>
          <w:rFonts w:ascii="Arial" w:hAnsi="Arial" w:cs="Arial"/>
          <w:color w:val="000000" w:themeColor="text1"/>
          <w:sz w:val="22"/>
          <w:szCs w:val="22"/>
          <w:lang w:val="en-GB"/>
          <w:rPrChange w:id="962" w:author="Johannes Zauner" w:date="2025-09-12T14:01:00Z" w16du:dateUtc="2025-09-12T12:01:00Z">
            <w:rPr>
              <w:rFonts w:ascii="Arial" w:hAnsi="Arial" w:cs="Arial"/>
              <w:color w:val="000000" w:themeColor="text1"/>
              <w:sz w:val="22"/>
              <w:szCs w:val="22"/>
            </w:rPr>
          </w:rPrChange>
        </w:rPr>
        <w:t xml:space="preserve">: </w:t>
      </w:r>
      <w:proofErr w:type="spellStart"/>
      <w:r w:rsidRPr="00234F97">
        <w:rPr>
          <w:rFonts w:ascii="Arial" w:hAnsi="Arial" w:cs="Arial"/>
          <w:color w:val="000000" w:themeColor="text1"/>
          <w:sz w:val="22"/>
          <w:szCs w:val="22"/>
          <w:lang w:val="en-GB"/>
          <w:rPrChange w:id="963" w:author="Johannes Zauner" w:date="2025-09-12T14:01:00Z" w16du:dateUtc="2025-09-12T12:01:00Z">
            <w:rPr>
              <w:rFonts w:ascii="Arial" w:hAnsi="Arial" w:cs="Arial"/>
              <w:color w:val="000000" w:themeColor="text1"/>
              <w:sz w:val="22"/>
              <w:szCs w:val="22"/>
            </w:rPr>
          </w:rPrChange>
        </w:rPr>
        <w:t>Morningness</w:t>
      </w:r>
      <w:proofErr w:type="spellEnd"/>
      <w:r w:rsidRPr="00234F97">
        <w:rPr>
          <w:rFonts w:ascii="Arial" w:hAnsi="Arial" w:cs="Arial"/>
          <w:color w:val="000000" w:themeColor="text1"/>
          <w:sz w:val="22"/>
          <w:szCs w:val="22"/>
          <w:lang w:val="en-GB"/>
          <w:rPrChange w:id="964" w:author="Johannes Zauner" w:date="2025-09-12T14:01:00Z" w16du:dateUtc="2025-09-12T12:01:00Z">
            <w:rPr>
              <w:rFonts w:ascii="Arial" w:hAnsi="Arial" w:cs="Arial"/>
              <w:color w:val="000000" w:themeColor="text1"/>
              <w:sz w:val="22"/>
              <w:szCs w:val="22"/>
            </w:rPr>
          </w:rPrChange>
        </w:rPr>
        <w:t xml:space="preserve"> - </w:t>
      </w:r>
      <w:proofErr w:type="spellStart"/>
      <w:r w:rsidRPr="00234F97">
        <w:rPr>
          <w:rFonts w:ascii="Arial" w:hAnsi="Arial" w:cs="Arial"/>
          <w:color w:val="000000" w:themeColor="text1"/>
          <w:sz w:val="22"/>
          <w:szCs w:val="22"/>
          <w:lang w:val="en-GB"/>
          <w:rPrChange w:id="965" w:author="Johannes Zauner" w:date="2025-09-12T14:01:00Z" w16du:dateUtc="2025-09-12T12:01:00Z">
            <w:rPr>
              <w:rFonts w:ascii="Arial" w:hAnsi="Arial" w:cs="Arial"/>
              <w:color w:val="000000" w:themeColor="text1"/>
              <w:sz w:val="22"/>
              <w:szCs w:val="22"/>
            </w:rPr>
          </w:rPrChange>
        </w:rPr>
        <w:t>Eveningness</w:t>
      </w:r>
      <w:proofErr w:type="spellEnd"/>
      <w:r w:rsidRPr="00234F97">
        <w:rPr>
          <w:rFonts w:ascii="Arial" w:hAnsi="Arial" w:cs="Arial"/>
          <w:color w:val="000000" w:themeColor="text1"/>
          <w:sz w:val="22"/>
          <w:szCs w:val="22"/>
          <w:lang w:val="en-GB"/>
          <w:rPrChange w:id="966" w:author="Johannes Zauner" w:date="2025-09-12T14:01:00Z" w16du:dateUtc="2025-09-12T12:01:00Z">
            <w:rPr>
              <w:rFonts w:ascii="Arial" w:hAnsi="Arial" w:cs="Arial"/>
              <w:color w:val="000000" w:themeColor="text1"/>
              <w:sz w:val="22"/>
              <w:szCs w:val="22"/>
            </w:rPr>
          </w:rPrChange>
        </w:rPr>
        <w:t xml:space="preserve"> Questionnaire</w:t>
      </w:r>
    </w:p>
    <w:p w14:paraId="39C8BC11" w14:textId="678D8E14" w:rsidR="005449DF" w:rsidRPr="00234F97" w:rsidRDefault="005449DF" w:rsidP="0011244B">
      <w:pPr>
        <w:spacing w:line="276" w:lineRule="auto"/>
        <w:jc w:val="both"/>
        <w:rPr>
          <w:rFonts w:ascii="Arial" w:hAnsi="Arial" w:cs="Arial"/>
          <w:b/>
          <w:bCs/>
          <w:color w:val="000000" w:themeColor="text1"/>
          <w:sz w:val="22"/>
          <w:szCs w:val="22"/>
          <w:lang w:val="en-GB"/>
          <w:rPrChange w:id="967" w:author="Johannes Zauner" w:date="2025-09-12T14:01:00Z" w16du:dateUtc="2025-09-12T12:01:00Z">
            <w:rPr>
              <w:rFonts w:ascii="Arial" w:hAnsi="Arial" w:cs="Arial"/>
              <w:b/>
              <w:bCs/>
              <w:color w:val="000000" w:themeColor="text1"/>
              <w:sz w:val="22"/>
              <w:szCs w:val="22"/>
            </w:rPr>
          </w:rPrChange>
        </w:rPr>
      </w:pPr>
      <w:proofErr w:type="spellStart"/>
      <w:r w:rsidRPr="00234F97">
        <w:rPr>
          <w:rFonts w:ascii="Arial" w:hAnsi="Arial" w:cs="Arial"/>
          <w:b/>
          <w:bCs/>
          <w:color w:val="000000" w:themeColor="text1"/>
          <w:sz w:val="22"/>
          <w:szCs w:val="22"/>
          <w:lang w:val="en-GB"/>
          <w:rPrChange w:id="968" w:author="Johannes Zauner" w:date="2025-09-12T14:01:00Z" w16du:dateUtc="2025-09-12T12:01:00Z">
            <w:rPr>
              <w:rFonts w:ascii="Arial" w:hAnsi="Arial" w:cs="Arial"/>
              <w:b/>
              <w:bCs/>
              <w:color w:val="000000" w:themeColor="text1"/>
              <w:sz w:val="22"/>
              <w:szCs w:val="22"/>
            </w:rPr>
          </w:rPrChange>
        </w:rPr>
        <w:t>mH</w:t>
      </w:r>
      <w:proofErr w:type="spellEnd"/>
      <w:r w:rsidR="00AC773F" w:rsidRPr="00234F97">
        <w:rPr>
          <w:rFonts w:ascii="Arial" w:hAnsi="Arial" w:cs="Arial"/>
          <w:b/>
          <w:bCs/>
          <w:color w:val="000000" w:themeColor="text1"/>
          <w:sz w:val="22"/>
          <w:szCs w:val="22"/>
          <w:lang w:val="en-GB"/>
          <w:rPrChange w:id="969" w:author="Johannes Zauner" w:date="2025-09-12T14:01:00Z" w16du:dateUtc="2025-09-12T12:01:00Z">
            <w:rPr>
              <w:rFonts w:ascii="Arial" w:hAnsi="Arial" w:cs="Arial"/>
              <w:b/>
              <w:bCs/>
              <w:color w:val="000000" w:themeColor="text1"/>
              <w:sz w:val="22"/>
              <w:szCs w:val="22"/>
            </w:rPr>
          </w:rPrChange>
        </w:rPr>
        <w:t>-</w:t>
      </w:r>
      <w:r w:rsidRPr="00234F97">
        <w:rPr>
          <w:rFonts w:ascii="Arial" w:hAnsi="Arial" w:cs="Arial"/>
          <w:b/>
          <w:bCs/>
          <w:color w:val="000000" w:themeColor="text1"/>
          <w:sz w:val="22"/>
          <w:szCs w:val="22"/>
          <w:lang w:val="en-GB"/>
          <w:rPrChange w:id="970" w:author="Johannes Zauner" w:date="2025-09-12T14:01:00Z" w16du:dateUtc="2025-09-12T12:01:00Z">
            <w:rPr>
              <w:rFonts w:ascii="Arial" w:hAnsi="Arial" w:cs="Arial"/>
              <w:b/>
              <w:bCs/>
              <w:color w:val="000000" w:themeColor="text1"/>
              <w:sz w:val="22"/>
              <w:szCs w:val="22"/>
            </w:rPr>
          </w:rPrChange>
        </w:rPr>
        <w:t>LEA</w:t>
      </w:r>
      <w:r w:rsidRPr="00234F97">
        <w:rPr>
          <w:rFonts w:ascii="Arial" w:hAnsi="Arial" w:cs="Arial"/>
          <w:color w:val="000000" w:themeColor="text1"/>
          <w:sz w:val="22"/>
          <w:szCs w:val="22"/>
          <w:lang w:val="en-GB"/>
          <w:rPrChange w:id="971" w:author="Johannes Zauner" w:date="2025-09-12T14:01:00Z" w16du:dateUtc="2025-09-12T12:01:00Z">
            <w:rPr>
              <w:rFonts w:ascii="Arial" w:hAnsi="Arial" w:cs="Arial"/>
              <w:color w:val="000000" w:themeColor="text1"/>
              <w:sz w:val="22"/>
              <w:szCs w:val="22"/>
            </w:rPr>
          </w:rPrChange>
        </w:rPr>
        <w:t>: Modified H</w:t>
      </w:r>
      <w:r w:rsidR="00761C7E" w:rsidRPr="00234F97">
        <w:rPr>
          <w:rFonts w:ascii="Arial" w:hAnsi="Arial" w:cs="Arial"/>
          <w:color w:val="000000" w:themeColor="text1"/>
          <w:sz w:val="22"/>
          <w:szCs w:val="22"/>
          <w:lang w:val="en-GB"/>
          <w:rPrChange w:id="972" w:author="Johannes Zauner" w:date="2025-09-12T14:01:00Z" w16du:dateUtc="2025-09-12T12:01:00Z">
            <w:rPr>
              <w:rFonts w:ascii="Arial" w:hAnsi="Arial" w:cs="Arial"/>
              <w:color w:val="000000" w:themeColor="text1"/>
              <w:sz w:val="22"/>
              <w:szCs w:val="22"/>
            </w:rPr>
          </w:rPrChange>
        </w:rPr>
        <w:t>a</w:t>
      </w:r>
      <w:r w:rsidR="002D35E6" w:rsidRPr="00234F97">
        <w:rPr>
          <w:rFonts w:ascii="Arial" w:hAnsi="Arial" w:cs="Arial"/>
          <w:color w:val="000000" w:themeColor="text1"/>
          <w:sz w:val="22"/>
          <w:szCs w:val="22"/>
          <w:lang w:val="en-GB"/>
          <w:rPrChange w:id="973" w:author="Johannes Zauner" w:date="2025-09-12T14:01:00Z" w16du:dateUtc="2025-09-12T12:01:00Z">
            <w:rPr>
              <w:rFonts w:ascii="Arial" w:hAnsi="Arial" w:cs="Arial"/>
              <w:color w:val="000000" w:themeColor="text1"/>
              <w:sz w:val="22"/>
              <w:szCs w:val="22"/>
            </w:rPr>
          </w:rPrChange>
        </w:rPr>
        <w:t>r</w:t>
      </w:r>
      <w:r w:rsidR="00761C7E" w:rsidRPr="00234F97">
        <w:rPr>
          <w:rFonts w:ascii="Arial" w:hAnsi="Arial" w:cs="Arial"/>
          <w:color w:val="000000" w:themeColor="text1"/>
          <w:sz w:val="22"/>
          <w:szCs w:val="22"/>
          <w:lang w:val="en-GB"/>
          <w:rPrChange w:id="974" w:author="Johannes Zauner" w:date="2025-09-12T14:01:00Z" w16du:dateUtc="2025-09-12T12:01:00Z">
            <w:rPr>
              <w:rFonts w:ascii="Arial" w:hAnsi="Arial" w:cs="Arial"/>
              <w:color w:val="000000" w:themeColor="text1"/>
              <w:sz w:val="22"/>
              <w:szCs w:val="22"/>
            </w:rPr>
          </w:rPrChange>
        </w:rPr>
        <w:t>vard</w:t>
      </w:r>
      <w:r w:rsidRPr="00234F97">
        <w:rPr>
          <w:rFonts w:ascii="Arial" w:hAnsi="Arial" w:cs="Arial"/>
          <w:color w:val="000000" w:themeColor="text1"/>
          <w:sz w:val="22"/>
          <w:szCs w:val="22"/>
          <w:lang w:val="en-GB"/>
          <w:rPrChange w:id="975" w:author="Johannes Zauner" w:date="2025-09-12T14:01:00Z" w16du:dateUtc="2025-09-12T12:01:00Z">
            <w:rPr>
              <w:rFonts w:ascii="Arial" w:hAnsi="Arial" w:cs="Arial"/>
              <w:color w:val="000000" w:themeColor="text1"/>
              <w:sz w:val="22"/>
              <w:szCs w:val="22"/>
            </w:rPr>
          </w:rPrChange>
        </w:rPr>
        <w:t xml:space="preserve"> Light Exposure Assessment</w:t>
      </w:r>
    </w:p>
    <w:p w14:paraId="64E3B11D" w14:textId="2CC9C669" w:rsidR="005449DF" w:rsidRPr="00234F97" w:rsidRDefault="005449DF" w:rsidP="0011244B">
      <w:pPr>
        <w:spacing w:line="276" w:lineRule="auto"/>
        <w:jc w:val="both"/>
        <w:rPr>
          <w:rFonts w:ascii="Arial" w:hAnsi="Arial" w:cs="Arial"/>
          <w:b/>
          <w:bCs/>
          <w:color w:val="000000" w:themeColor="text1"/>
          <w:sz w:val="22"/>
          <w:szCs w:val="22"/>
          <w:lang w:val="en-GB"/>
          <w:rPrChange w:id="976"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77" w:author="Johannes Zauner" w:date="2025-09-12T14:01:00Z" w16du:dateUtc="2025-09-12T12:01:00Z">
            <w:rPr>
              <w:rFonts w:ascii="Arial" w:hAnsi="Arial" w:cs="Arial"/>
              <w:b/>
              <w:bCs/>
              <w:color w:val="000000" w:themeColor="text1"/>
              <w:sz w:val="22"/>
              <w:szCs w:val="22"/>
            </w:rPr>
          </w:rPrChange>
        </w:rPr>
        <w:t>LEBA</w:t>
      </w:r>
      <w:r w:rsidRPr="00234F97">
        <w:rPr>
          <w:rFonts w:ascii="Arial" w:hAnsi="Arial" w:cs="Arial"/>
          <w:color w:val="000000" w:themeColor="text1"/>
          <w:sz w:val="22"/>
          <w:szCs w:val="22"/>
          <w:lang w:val="en-GB"/>
          <w:rPrChange w:id="978" w:author="Johannes Zauner" w:date="2025-09-12T14:01:00Z" w16du:dateUtc="2025-09-12T12:01:00Z">
            <w:rPr>
              <w:rFonts w:ascii="Arial" w:hAnsi="Arial" w:cs="Arial"/>
              <w:color w:val="000000" w:themeColor="text1"/>
              <w:sz w:val="22"/>
              <w:szCs w:val="22"/>
            </w:rPr>
          </w:rPrChange>
        </w:rPr>
        <w:t xml:space="preserve">: Light Exposure </w:t>
      </w:r>
      <w:r w:rsidR="00B41DD0" w:rsidRPr="00234F97">
        <w:rPr>
          <w:rFonts w:ascii="Arial" w:hAnsi="Arial" w:cs="Arial"/>
          <w:color w:val="000000" w:themeColor="text1"/>
          <w:sz w:val="22"/>
          <w:szCs w:val="22"/>
          <w:lang w:val="en-GB"/>
          <w:rPrChange w:id="979" w:author="Johannes Zauner" w:date="2025-09-12T14:01:00Z" w16du:dateUtc="2025-09-12T12:01:00Z">
            <w:rPr>
              <w:rFonts w:ascii="Arial" w:hAnsi="Arial" w:cs="Arial"/>
              <w:color w:val="000000" w:themeColor="text1"/>
              <w:sz w:val="22"/>
              <w:szCs w:val="22"/>
            </w:rPr>
          </w:rPrChange>
        </w:rPr>
        <w:t>Behaviour</w:t>
      </w:r>
      <w:r w:rsidRPr="00234F97">
        <w:rPr>
          <w:rFonts w:ascii="Arial" w:hAnsi="Arial" w:cs="Arial"/>
          <w:color w:val="000000" w:themeColor="text1"/>
          <w:sz w:val="22"/>
          <w:szCs w:val="22"/>
          <w:lang w:val="en-GB"/>
          <w:rPrChange w:id="980" w:author="Johannes Zauner" w:date="2025-09-12T14:01:00Z" w16du:dateUtc="2025-09-12T12:01:00Z">
            <w:rPr>
              <w:rFonts w:ascii="Arial" w:hAnsi="Arial" w:cs="Arial"/>
              <w:color w:val="000000" w:themeColor="text1"/>
              <w:sz w:val="22"/>
              <w:szCs w:val="22"/>
            </w:rPr>
          </w:rPrChange>
        </w:rPr>
        <w:t xml:space="preserve"> Assessment</w:t>
      </w:r>
    </w:p>
    <w:p w14:paraId="0E0E96AE"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81"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82" w:author="Johannes Zauner" w:date="2025-09-12T14:01:00Z" w16du:dateUtc="2025-09-12T12:01:00Z">
            <w:rPr>
              <w:rFonts w:ascii="Arial" w:hAnsi="Arial" w:cs="Arial"/>
              <w:b/>
              <w:bCs/>
              <w:color w:val="000000" w:themeColor="text1"/>
              <w:sz w:val="22"/>
              <w:szCs w:val="22"/>
            </w:rPr>
          </w:rPrChange>
        </w:rPr>
        <w:t>VLSQ-8</w:t>
      </w:r>
      <w:r w:rsidRPr="00234F97">
        <w:rPr>
          <w:rFonts w:ascii="Arial" w:hAnsi="Arial" w:cs="Arial"/>
          <w:color w:val="000000" w:themeColor="text1"/>
          <w:sz w:val="22"/>
          <w:szCs w:val="22"/>
          <w:lang w:val="en-GB"/>
          <w:rPrChange w:id="983" w:author="Johannes Zauner" w:date="2025-09-12T14:01:00Z" w16du:dateUtc="2025-09-12T12:01:00Z">
            <w:rPr>
              <w:rFonts w:ascii="Arial" w:hAnsi="Arial" w:cs="Arial"/>
              <w:color w:val="000000" w:themeColor="text1"/>
              <w:sz w:val="22"/>
              <w:szCs w:val="22"/>
            </w:rPr>
          </w:rPrChange>
        </w:rPr>
        <w:t>: Visual Light Sensitivity Questionnaire</w:t>
      </w:r>
    </w:p>
    <w:p w14:paraId="60B74F53"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8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85" w:author="Johannes Zauner" w:date="2025-09-12T14:01:00Z" w16du:dateUtc="2025-09-12T12:01:00Z">
            <w:rPr>
              <w:rFonts w:ascii="Arial" w:hAnsi="Arial" w:cs="Arial"/>
              <w:b/>
              <w:bCs/>
              <w:color w:val="000000" w:themeColor="text1"/>
              <w:sz w:val="22"/>
              <w:szCs w:val="22"/>
            </w:rPr>
          </w:rPrChange>
        </w:rPr>
        <w:t>ASE</w:t>
      </w:r>
      <w:r w:rsidRPr="00234F97">
        <w:rPr>
          <w:rFonts w:ascii="Arial" w:hAnsi="Arial" w:cs="Arial"/>
          <w:color w:val="000000" w:themeColor="text1"/>
          <w:sz w:val="22"/>
          <w:szCs w:val="22"/>
          <w:lang w:val="en-GB"/>
          <w:rPrChange w:id="986" w:author="Johannes Zauner" w:date="2025-09-12T14:01:00Z" w16du:dateUtc="2025-09-12T12:01:00Z">
            <w:rPr>
              <w:rFonts w:ascii="Arial" w:hAnsi="Arial" w:cs="Arial"/>
              <w:color w:val="000000" w:themeColor="text1"/>
              <w:sz w:val="22"/>
              <w:szCs w:val="22"/>
            </w:rPr>
          </w:rPrChange>
        </w:rPr>
        <w:t>: Assessment of Sleep Environment</w:t>
      </w:r>
    </w:p>
    <w:p w14:paraId="736B133E" w14:textId="77777777" w:rsidR="005449DF" w:rsidRPr="00234F97" w:rsidRDefault="005449DF" w:rsidP="0011244B">
      <w:pPr>
        <w:spacing w:line="276" w:lineRule="auto"/>
        <w:jc w:val="both"/>
        <w:rPr>
          <w:rFonts w:ascii="Arial" w:hAnsi="Arial" w:cs="Arial"/>
          <w:b/>
          <w:bCs/>
          <w:color w:val="000000" w:themeColor="text1"/>
          <w:sz w:val="22"/>
          <w:szCs w:val="22"/>
          <w:lang w:val="en-GB"/>
          <w:rPrChange w:id="987" w:author="Johannes Zauner" w:date="2025-09-12T14:01:00Z" w16du:dateUtc="2025-09-12T12:01:00Z">
            <w:rPr>
              <w:rFonts w:ascii="Arial" w:hAnsi="Arial" w:cs="Arial"/>
              <w:b/>
              <w:bCs/>
              <w:color w:val="000000" w:themeColor="text1"/>
              <w:sz w:val="22"/>
              <w:szCs w:val="22"/>
            </w:rPr>
          </w:rPrChange>
        </w:rPr>
      </w:pPr>
      <w:proofErr w:type="spellStart"/>
      <w:r w:rsidRPr="00234F97">
        <w:rPr>
          <w:rFonts w:ascii="Arial" w:hAnsi="Arial" w:cs="Arial"/>
          <w:b/>
          <w:bCs/>
          <w:color w:val="000000" w:themeColor="text1"/>
          <w:sz w:val="22"/>
          <w:szCs w:val="22"/>
          <w:lang w:val="en-GB"/>
          <w:rPrChange w:id="988" w:author="Johannes Zauner" w:date="2025-09-12T14:01:00Z" w16du:dateUtc="2025-09-12T12:01:00Z">
            <w:rPr>
              <w:rFonts w:ascii="Arial" w:hAnsi="Arial" w:cs="Arial"/>
              <w:b/>
              <w:bCs/>
              <w:color w:val="000000" w:themeColor="text1"/>
              <w:sz w:val="22"/>
              <w:szCs w:val="22"/>
            </w:rPr>
          </w:rPrChange>
        </w:rPr>
        <w:t>mTFA</w:t>
      </w:r>
      <w:proofErr w:type="spellEnd"/>
      <w:r w:rsidRPr="00234F97">
        <w:rPr>
          <w:rFonts w:ascii="Arial" w:hAnsi="Arial" w:cs="Arial"/>
          <w:color w:val="000000" w:themeColor="text1"/>
          <w:sz w:val="22"/>
          <w:szCs w:val="22"/>
          <w:lang w:val="en-GB"/>
          <w:rPrChange w:id="989" w:author="Johannes Zauner" w:date="2025-09-12T14:01:00Z" w16du:dateUtc="2025-09-12T12:01:00Z">
            <w:rPr>
              <w:rFonts w:ascii="Arial" w:hAnsi="Arial" w:cs="Arial"/>
              <w:color w:val="000000" w:themeColor="text1"/>
              <w:sz w:val="22"/>
              <w:szCs w:val="22"/>
            </w:rPr>
          </w:rPrChange>
        </w:rPr>
        <w:t>: Modified Theory Framework of Acceptability</w:t>
      </w:r>
    </w:p>
    <w:p w14:paraId="480C3B19" w14:textId="77777777" w:rsidR="003F0AEC" w:rsidRPr="00234F97" w:rsidRDefault="005449DF" w:rsidP="0011244B">
      <w:pPr>
        <w:spacing w:line="276" w:lineRule="auto"/>
        <w:jc w:val="both"/>
        <w:rPr>
          <w:rFonts w:ascii="Arial" w:hAnsi="Arial" w:cs="Arial"/>
          <w:b/>
          <w:bCs/>
          <w:color w:val="000000" w:themeColor="text1"/>
          <w:sz w:val="22"/>
          <w:szCs w:val="22"/>
          <w:lang w:val="en-GB"/>
          <w:rPrChange w:id="990"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91" w:author="Johannes Zauner" w:date="2025-09-12T14:01:00Z" w16du:dateUtc="2025-09-12T12:01:00Z">
            <w:rPr>
              <w:rFonts w:ascii="Arial" w:hAnsi="Arial" w:cs="Arial"/>
              <w:b/>
              <w:bCs/>
              <w:color w:val="000000" w:themeColor="text1"/>
              <w:sz w:val="22"/>
              <w:szCs w:val="22"/>
            </w:rPr>
          </w:rPrChange>
        </w:rPr>
        <w:t>EMA</w:t>
      </w:r>
      <w:r w:rsidRPr="00234F97">
        <w:rPr>
          <w:rFonts w:ascii="Arial" w:hAnsi="Arial" w:cs="Arial"/>
          <w:color w:val="000000" w:themeColor="text1"/>
          <w:sz w:val="22"/>
          <w:szCs w:val="22"/>
          <w:lang w:val="en-GB"/>
          <w:rPrChange w:id="992" w:author="Johannes Zauner" w:date="2025-09-12T14:01:00Z" w16du:dateUtc="2025-09-12T12:01:00Z">
            <w:rPr>
              <w:rFonts w:ascii="Arial" w:hAnsi="Arial" w:cs="Arial"/>
              <w:color w:val="000000" w:themeColor="text1"/>
              <w:sz w:val="22"/>
              <w:szCs w:val="22"/>
            </w:rPr>
          </w:rPrChange>
        </w:rPr>
        <w:t>:</w:t>
      </w:r>
      <w:r w:rsidRPr="00234F97">
        <w:rPr>
          <w:rFonts w:ascii="Arial" w:hAnsi="Arial" w:cs="Arial"/>
          <w:b/>
          <w:bCs/>
          <w:color w:val="000000" w:themeColor="text1"/>
          <w:sz w:val="22"/>
          <w:szCs w:val="22"/>
          <w:lang w:val="en-GB"/>
          <w:rPrChange w:id="993" w:author="Johannes Zauner" w:date="2025-09-12T14:01:00Z" w16du:dateUtc="2025-09-12T12:01:00Z">
            <w:rPr>
              <w:rFonts w:ascii="Arial" w:hAnsi="Arial" w:cs="Arial"/>
              <w:b/>
              <w:bCs/>
              <w:color w:val="000000" w:themeColor="text1"/>
              <w:sz w:val="22"/>
              <w:szCs w:val="22"/>
            </w:rPr>
          </w:rPrChange>
        </w:rPr>
        <w:t xml:space="preserve"> </w:t>
      </w:r>
      <w:r w:rsidRPr="00234F97">
        <w:rPr>
          <w:rFonts w:ascii="Arial" w:hAnsi="Arial" w:cs="Arial"/>
          <w:color w:val="000000" w:themeColor="text1"/>
          <w:sz w:val="22"/>
          <w:szCs w:val="22"/>
          <w:lang w:val="en-GB"/>
          <w:rPrChange w:id="994" w:author="Johannes Zauner" w:date="2025-09-12T14:01:00Z" w16du:dateUtc="2025-09-12T12:01:00Z">
            <w:rPr>
              <w:rFonts w:ascii="Arial" w:hAnsi="Arial" w:cs="Arial"/>
              <w:color w:val="000000" w:themeColor="text1"/>
              <w:sz w:val="22"/>
              <w:szCs w:val="22"/>
            </w:rPr>
          </w:rPrChange>
        </w:rPr>
        <w:t>Ecological Momentary Assessment</w:t>
      </w:r>
    </w:p>
    <w:p w14:paraId="741A326A" w14:textId="2877DCC9" w:rsidR="005449DF" w:rsidRPr="00234F97" w:rsidRDefault="005449DF" w:rsidP="0011244B">
      <w:pPr>
        <w:spacing w:line="276" w:lineRule="auto"/>
        <w:jc w:val="both"/>
        <w:rPr>
          <w:rFonts w:ascii="Arial" w:hAnsi="Arial" w:cs="Arial"/>
          <w:b/>
          <w:bCs/>
          <w:color w:val="000000" w:themeColor="text1"/>
          <w:sz w:val="22"/>
          <w:szCs w:val="22"/>
          <w:lang w:val="en-GB"/>
          <w:rPrChange w:id="995"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996" w:author="Johannes Zauner" w:date="2025-09-12T14:01:00Z" w16du:dateUtc="2025-09-12T12:01:00Z">
            <w:rPr>
              <w:rFonts w:ascii="Arial" w:hAnsi="Arial" w:cs="Arial"/>
              <w:b/>
              <w:bCs/>
              <w:color w:val="000000" w:themeColor="text1"/>
              <w:sz w:val="22"/>
              <w:szCs w:val="22"/>
            </w:rPr>
          </w:rPrChange>
        </w:rPr>
        <w:t>FAIR</w:t>
      </w:r>
      <w:r w:rsidRPr="00234F97">
        <w:rPr>
          <w:rFonts w:ascii="Arial" w:hAnsi="Arial" w:cs="Arial"/>
          <w:color w:val="000000" w:themeColor="text1"/>
          <w:sz w:val="22"/>
          <w:szCs w:val="22"/>
          <w:lang w:val="en-GB"/>
          <w:rPrChange w:id="997" w:author="Johannes Zauner" w:date="2025-09-12T14:01:00Z" w16du:dateUtc="2025-09-12T12:01:00Z">
            <w:rPr>
              <w:rFonts w:ascii="Arial" w:hAnsi="Arial" w:cs="Arial"/>
              <w:color w:val="000000" w:themeColor="text1"/>
              <w:sz w:val="22"/>
              <w:szCs w:val="22"/>
            </w:rPr>
          </w:rPrChange>
        </w:rPr>
        <w:t>:</w:t>
      </w:r>
      <w:r w:rsidRPr="00234F97">
        <w:rPr>
          <w:rFonts w:ascii="Arial" w:hAnsi="Arial" w:cs="Arial"/>
          <w:b/>
          <w:bCs/>
          <w:color w:val="000000" w:themeColor="text1"/>
          <w:sz w:val="22"/>
          <w:szCs w:val="22"/>
          <w:lang w:val="en-GB"/>
          <w:rPrChange w:id="998" w:author="Johannes Zauner" w:date="2025-09-12T14:01:00Z" w16du:dateUtc="2025-09-12T12:01:00Z">
            <w:rPr>
              <w:rFonts w:ascii="Arial" w:hAnsi="Arial" w:cs="Arial"/>
              <w:b/>
              <w:bCs/>
              <w:color w:val="000000" w:themeColor="text1"/>
              <w:sz w:val="22"/>
              <w:szCs w:val="22"/>
            </w:rPr>
          </w:rPrChange>
        </w:rPr>
        <w:t xml:space="preserve"> </w:t>
      </w:r>
      <w:r w:rsidRPr="00234F97">
        <w:rPr>
          <w:rFonts w:ascii="Arial" w:hAnsi="Arial" w:cs="Arial"/>
          <w:color w:val="000000" w:themeColor="text1"/>
          <w:sz w:val="22"/>
          <w:szCs w:val="22"/>
          <w:lang w:val="en-GB"/>
          <w:rPrChange w:id="999" w:author="Johannes Zauner" w:date="2025-09-12T14:01:00Z" w16du:dateUtc="2025-09-12T12:01:00Z">
            <w:rPr>
              <w:rFonts w:ascii="Arial" w:hAnsi="Arial" w:cs="Arial"/>
              <w:color w:val="000000" w:themeColor="text1"/>
              <w:sz w:val="22"/>
              <w:szCs w:val="22"/>
            </w:rPr>
          </w:rPrChange>
        </w:rPr>
        <w:t>Findable, Accessible, Interoperable</w:t>
      </w:r>
      <w:r w:rsidR="00935003" w:rsidRPr="00234F97">
        <w:rPr>
          <w:rFonts w:ascii="Arial" w:hAnsi="Arial" w:cs="Arial"/>
          <w:color w:val="000000" w:themeColor="text1"/>
          <w:sz w:val="22"/>
          <w:szCs w:val="22"/>
          <w:lang w:val="en-GB"/>
          <w:rPrChange w:id="1000" w:author="Johannes Zauner" w:date="2025-09-12T14:01:00Z" w16du:dateUtc="2025-09-12T12:01:00Z">
            <w:rPr>
              <w:rFonts w:ascii="Arial" w:hAnsi="Arial" w:cs="Arial"/>
              <w:color w:val="000000" w:themeColor="text1"/>
              <w:sz w:val="22"/>
              <w:szCs w:val="22"/>
            </w:rPr>
          </w:rPrChange>
        </w:rPr>
        <w:t xml:space="preserve"> </w:t>
      </w:r>
      <w:r w:rsidR="00BD5DB5" w:rsidRPr="00234F97">
        <w:rPr>
          <w:rFonts w:ascii="Arial" w:hAnsi="Arial" w:cs="Arial"/>
          <w:color w:val="000000" w:themeColor="text1"/>
          <w:sz w:val="22"/>
          <w:szCs w:val="22"/>
          <w:lang w:val="en-GB"/>
          <w:rPrChange w:id="1001" w:author="Johannes Zauner" w:date="2025-09-12T14:01:00Z" w16du:dateUtc="2025-09-12T12:01:00Z">
            <w:rPr>
              <w:rFonts w:ascii="Arial" w:hAnsi="Arial" w:cs="Arial"/>
              <w:color w:val="000000" w:themeColor="text1"/>
              <w:sz w:val="22"/>
              <w:szCs w:val="22"/>
            </w:rPr>
          </w:rPrChange>
        </w:rPr>
        <w:t>and</w:t>
      </w:r>
      <w:r w:rsidRPr="00234F97">
        <w:rPr>
          <w:rFonts w:ascii="Arial" w:hAnsi="Arial" w:cs="Arial"/>
          <w:color w:val="000000" w:themeColor="text1"/>
          <w:sz w:val="22"/>
          <w:szCs w:val="22"/>
          <w:lang w:val="en-GB"/>
          <w:rPrChange w:id="1002" w:author="Johannes Zauner" w:date="2025-09-12T14:01:00Z" w16du:dateUtc="2025-09-12T12:01:00Z">
            <w:rPr>
              <w:rFonts w:ascii="Arial" w:hAnsi="Arial" w:cs="Arial"/>
              <w:color w:val="000000" w:themeColor="text1"/>
              <w:sz w:val="22"/>
              <w:szCs w:val="22"/>
            </w:rPr>
          </w:rPrChange>
        </w:rPr>
        <w:t xml:space="preserve"> Reusable (data principles)</w:t>
      </w:r>
    </w:p>
    <w:p w14:paraId="4A7476FD" w14:textId="43273EBE" w:rsidR="005449DF" w:rsidRPr="00234F97" w:rsidRDefault="004107DC" w:rsidP="0011244B">
      <w:pPr>
        <w:spacing w:line="276" w:lineRule="auto"/>
        <w:jc w:val="both"/>
        <w:rPr>
          <w:rFonts w:ascii="Arial" w:hAnsi="Arial" w:cs="Arial"/>
          <w:color w:val="000000" w:themeColor="text1"/>
          <w:sz w:val="22"/>
          <w:szCs w:val="22"/>
          <w:lang w:val="en-GB"/>
          <w:rPrChange w:id="1003" w:author="Johannes Zauner" w:date="2025-09-12T14:01:00Z" w16du:dateUtc="2025-09-12T12:01:00Z">
            <w:rPr>
              <w:rFonts w:ascii="Arial" w:hAnsi="Arial" w:cs="Arial"/>
              <w:color w:val="000000" w:themeColor="text1"/>
              <w:sz w:val="22"/>
              <w:szCs w:val="22"/>
            </w:rPr>
          </w:rPrChange>
        </w:rPr>
      </w:pPr>
      <w:r w:rsidRPr="00234F97">
        <w:rPr>
          <w:rFonts w:ascii="Arial" w:hAnsi="Arial" w:cs="Arial"/>
          <w:b/>
          <w:bCs/>
          <w:color w:val="000000" w:themeColor="text1"/>
          <w:sz w:val="22"/>
          <w:szCs w:val="22"/>
          <w:lang w:val="en-GB"/>
          <w:rPrChange w:id="1004" w:author="Johannes Zauner" w:date="2025-09-12T14:01:00Z" w16du:dateUtc="2025-09-12T12:01:00Z">
            <w:rPr>
              <w:rFonts w:ascii="Arial" w:hAnsi="Arial" w:cs="Arial"/>
              <w:b/>
              <w:bCs/>
              <w:color w:val="000000" w:themeColor="text1"/>
              <w:sz w:val="22"/>
              <w:szCs w:val="22"/>
            </w:rPr>
          </w:rPrChange>
        </w:rPr>
        <w:t>IZTECH</w:t>
      </w:r>
      <w:r w:rsidR="005449DF" w:rsidRPr="00234F97">
        <w:rPr>
          <w:rFonts w:ascii="Arial" w:hAnsi="Arial" w:cs="Arial"/>
          <w:color w:val="000000" w:themeColor="text1"/>
          <w:sz w:val="22"/>
          <w:szCs w:val="22"/>
          <w:lang w:val="en-GB"/>
          <w:rPrChange w:id="1005" w:author="Johannes Zauner" w:date="2025-09-12T14:01:00Z" w16du:dateUtc="2025-09-12T12:01:00Z">
            <w:rPr>
              <w:rFonts w:ascii="Arial" w:hAnsi="Arial" w:cs="Arial"/>
              <w:color w:val="000000" w:themeColor="text1"/>
              <w:sz w:val="22"/>
              <w:szCs w:val="22"/>
            </w:rPr>
          </w:rPrChange>
        </w:rPr>
        <w:t>:</w:t>
      </w:r>
      <w:r w:rsidR="005449DF" w:rsidRPr="00234F97">
        <w:rPr>
          <w:rFonts w:ascii="Arial" w:hAnsi="Arial" w:cs="Arial"/>
          <w:b/>
          <w:bCs/>
          <w:color w:val="000000" w:themeColor="text1"/>
          <w:sz w:val="22"/>
          <w:szCs w:val="22"/>
          <w:lang w:val="en-GB"/>
          <w:rPrChange w:id="1006" w:author="Johannes Zauner" w:date="2025-09-12T14:01:00Z" w16du:dateUtc="2025-09-12T12:01:00Z">
            <w:rPr>
              <w:rFonts w:ascii="Arial" w:hAnsi="Arial" w:cs="Arial"/>
              <w:b/>
              <w:bCs/>
              <w:color w:val="000000" w:themeColor="text1"/>
              <w:sz w:val="22"/>
              <w:szCs w:val="22"/>
            </w:rPr>
          </w:rPrChange>
        </w:rPr>
        <w:t xml:space="preserve"> </w:t>
      </w:r>
      <w:r w:rsidRPr="00234F97">
        <w:rPr>
          <w:rFonts w:ascii="Arial" w:hAnsi="Arial" w:cs="Arial"/>
          <w:color w:val="000000" w:themeColor="text1"/>
          <w:sz w:val="22"/>
          <w:szCs w:val="22"/>
          <w:lang w:val="en-GB"/>
          <w:rPrChange w:id="1007" w:author="Johannes Zauner" w:date="2025-09-12T14:01:00Z" w16du:dateUtc="2025-09-12T12:01:00Z">
            <w:rPr>
              <w:rFonts w:ascii="Arial" w:hAnsi="Arial" w:cs="Arial"/>
              <w:color w:val="000000" w:themeColor="text1"/>
              <w:sz w:val="22"/>
              <w:szCs w:val="22"/>
            </w:rPr>
          </w:rPrChange>
        </w:rPr>
        <w:t>Izmir Institute of</w:t>
      </w:r>
      <w:r w:rsidR="005449DF" w:rsidRPr="00234F97">
        <w:rPr>
          <w:rFonts w:ascii="Arial" w:hAnsi="Arial" w:cs="Arial"/>
          <w:color w:val="000000" w:themeColor="text1"/>
          <w:sz w:val="22"/>
          <w:szCs w:val="22"/>
          <w:lang w:val="en-GB"/>
          <w:rPrChange w:id="1008" w:author="Johannes Zauner" w:date="2025-09-12T14:01:00Z" w16du:dateUtc="2025-09-12T12:01:00Z">
            <w:rPr>
              <w:rFonts w:ascii="Arial" w:hAnsi="Arial" w:cs="Arial"/>
              <w:color w:val="000000" w:themeColor="text1"/>
              <w:sz w:val="22"/>
              <w:szCs w:val="22"/>
            </w:rPr>
          </w:rPrChange>
        </w:rPr>
        <w:t xml:space="preserve"> Technology</w:t>
      </w:r>
    </w:p>
    <w:p w14:paraId="6803C99F" w14:textId="5EB1D835" w:rsidR="005449DF" w:rsidRPr="00234F97" w:rsidRDefault="005449DF" w:rsidP="0011244B">
      <w:pPr>
        <w:spacing w:line="276" w:lineRule="auto"/>
        <w:jc w:val="both"/>
        <w:rPr>
          <w:rFonts w:ascii="Arial" w:hAnsi="Arial" w:cs="Arial"/>
          <w:color w:val="000000" w:themeColor="text1"/>
          <w:sz w:val="22"/>
          <w:szCs w:val="22"/>
          <w:lang w:val="en-GB"/>
          <w:rPrChange w:id="1009" w:author="Johannes Zauner" w:date="2025-09-12T14:01:00Z" w16du:dateUtc="2025-09-12T12:01:00Z">
            <w:rPr>
              <w:rFonts w:ascii="Arial" w:hAnsi="Arial" w:cs="Arial"/>
              <w:color w:val="000000" w:themeColor="text1"/>
              <w:sz w:val="22"/>
              <w:szCs w:val="22"/>
            </w:rPr>
          </w:rPrChange>
        </w:rPr>
      </w:pPr>
      <w:r w:rsidRPr="00234F97">
        <w:rPr>
          <w:rFonts w:ascii="Arial" w:hAnsi="Arial" w:cs="Arial"/>
          <w:b/>
          <w:bCs/>
          <w:color w:val="000000" w:themeColor="text1"/>
          <w:sz w:val="22"/>
          <w:szCs w:val="22"/>
          <w:lang w:val="en-GB"/>
          <w:rPrChange w:id="1010" w:author="Johannes Zauner" w:date="2025-09-12T14:01:00Z" w16du:dateUtc="2025-09-12T12:01:00Z">
            <w:rPr>
              <w:rFonts w:ascii="Arial" w:hAnsi="Arial" w:cs="Arial"/>
              <w:b/>
              <w:bCs/>
              <w:color w:val="000000" w:themeColor="text1"/>
              <w:sz w:val="22"/>
              <w:szCs w:val="22"/>
            </w:rPr>
          </w:rPrChange>
        </w:rPr>
        <w:t>ID</w:t>
      </w:r>
      <w:r w:rsidRPr="00234F97">
        <w:rPr>
          <w:rFonts w:ascii="Arial" w:hAnsi="Arial" w:cs="Arial"/>
          <w:color w:val="000000" w:themeColor="text1"/>
          <w:sz w:val="22"/>
          <w:szCs w:val="22"/>
          <w:lang w:val="en-GB"/>
          <w:rPrChange w:id="1011" w:author="Johannes Zauner" w:date="2025-09-12T14:01:00Z" w16du:dateUtc="2025-09-12T12:01:00Z">
            <w:rPr>
              <w:rFonts w:ascii="Arial" w:hAnsi="Arial" w:cs="Arial"/>
              <w:color w:val="000000" w:themeColor="text1"/>
              <w:sz w:val="22"/>
              <w:szCs w:val="22"/>
            </w:rPr>
          </w:rPrChange>
        </w:rPr>
        <w:t>: Identification</w:t>
      </w:r>
    </w:p>
    <w:p w14:paraId="6B7191A8" w14:textId="77777777" w:rsidR="0055092E" w:rsidRPr="00234F97" w:rsidRDefault="0055092E" w:rsidP="0011244B">
      <w:pPr>
        <w:spacing w:line="276" w:lineRule="auto"/>
        <w:rPr>
          <w:rFonts w:ascii="Arial" w:hAnsi="Arial" w:cs="Arial"/>
          <w:b/>
          <w:bCs/>
          <w:color w:val="000000" w:themeColor="text1"/>
          <w:sz w:val="22"/>
          <w:szCs w:val="22"/>
          <w:lang w:val="en-GB"/>
          <w:rPrChange w:id="1012"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1013" w:author="Johannes Zauner" w:date="2025-09-12T14:01:00Z" w16du:dateUtc="2025-09-12T12:01:00Z">
            <w:rPr>
              <w:rFonts w:ascii="Arial" w:hAnsi="Arial" w:cs="Arial"/>
              <w:b/>
              <w:bCs/>
              <w:color w:val="000000" w:themeColor="text1"/>
              <w:sz w:val="22"/>
              <w:szCs w:val="22"/>
            </w:rPr>
          </w:rPrChange>
        </w:rPr>
        <w:br w:type="page"/>
      </w:r>
    </w:p>
    <w:p w14:paraId="5D6E554C" w14:textId="0D79CF91" w:rsidR="00F210BF" w:rsidRPr="00234F97" w:rsidRDefault="00F210BF" w:rsidP="0011244B">
      <w:pPr>
        <w:pStyle w:val="berschrift1"/>
        <w:spacing w:line="276" w:lineRule="auto"/>
        <w:rPr>
          <w:rFonts w:ascii="Arial" w:hAnsi="Arial" w:cs="Arial"/>
          <w:b/>
          <w:bCs/>
          <w:color w:val="000000" w:themeColor="text1"/>
          <w:sz w:val="22"/>
          <w:szCs w:val="22"/>
          <w:lang w:val="en-GB"/>
          <w:rPrChange w:id="101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b/>
          <w:bCs/>
          <w:color w:val="000000" w:themeColor="text1"/>
          <w:sz w:val="22"/>
          <w:szCs w:val="22"/>
          <w:lang w:val="en-GB"/>
          <w:rPrChange w:id="1015" w:author="Johannes Zauner" w:date="2025-09-12T14:01:00Z" w16du:dateUtc="2025-09-12T12:01:00Z">
            <w:rPr>
              <w:rFonts w:ascii="Arial" w:hAnsi="Arial" w:cs="Arial"/>
              <w:b/>
              <w:bCs/>
              <w:color w:val="000000" w:themeColor="text1"/>
              <w:sz w:val="22"/>
              <w:szCs w:val="22"/>
            </w:rPr>
          </w:rPrChange>
        </w:rPr>
        <w:lastRenderedPageBreak/>
        <w:t>Statements</w:t>
      </w:r>
    </w:p>
    <w:p w14:paraId="2A91423F" w14:textId="73C4BC07" w:rsidR="007B415E" w:rsidRPr="00234F97" w:rsidRDefault="007B415E" w:rsidP="0011244B">
      <w:pPr>
        <w:pStyle w:val="berschrift2"/>
        <w:spacing w:line="276" w:lineRule="auto"/>
        <w:rPr>
          <w:rFonts w:ascii="Arial" w:hAnsi="Arial" w:cs="Arial"/>
          <w:color w:val="000000" w:themeColor="text1"/>
          <w:sz w:val="22"/>
          <w:szCs w:val="22"/>
          <w:lang w:val="en-GB"/>
          <w:rPrChange w:id="1016"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17" w:author="Johannes Zauner" w:date="2025-09-12T14:01:00Z" w16du:dateUtc="2025-09-12T12:01:00Z">
            <w:rPr>
              <w:rFonts w:ascii="Arial" w:hAnsi="Arial" w:cs="Arial"/>
              <w:color w:val="000000" w:themeColor="text1"/>
              <w:sz w:val="22"/>
              <w:szCs w:val="22"/>
            </w:rPr>
          </w:rPrChange>
        </w:rPr>
        <w:t>Author contributions</w:t>
      </w:r>
    </w:p>
    <w:p w14:paraId="04DCF4AA" w14:textId="26FB1B12" w:rsidR="003628D1" w:rsidRPr="00234F97" w:rsidRDefault="003628D1" w:rsidP="0011244B">
      <w:pPr>
        <w:spacing w:line="276" w:lineRule="auto"/>
        <w:rPr>
          <w:rFonts w:ascii="Arial" w:hAnsi="Arial" w:cs="Arial"/>
          <w:sz w:val="22"/>
          <w:szCs w:val="22"/>
          <w:lang w:val="en-GB"/>
          <w:rPrChange w:id="1018"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19" w:author="Johannes Zauner" w:date="2025-09-12T14:01:00Z" w16du:dateUtc="2025-09-12T12:01:00Z">
            <w:rPr>
              <w:rFonts w:ascii="Arial" w:hAnsi="Arial" w:cs="Arial"/>
              <w:sz w:val="22"/>
              <w:szCs w:val="22"/>
            </w:rPr>
          </w:rPrChange>
        </w:rPr>
        <w:t xml:space="preserve">Conceptualisation: </w:t>
      </w:r>
      <w:r w:rsidR="002A235A" w:rsidRPr="00234F97">
        <w:rPr>
          <w:rFonts w:ascii="Arial" w:hAnsi="Arial" w:cs="Arial"/>
          <w:sz w:val="22"/>
          <w:szCs w:val="22"/>
          <w:lang w:val="en-GB"/>
          <w:rPrChange w:id="1020"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21" w:author="Johannes Zauner" w:date="2025-09-12T14:01:00Z" w16du:dateUtc="2025-09-12T12:01:00Z">
            <w:rPr>
              <w:rFonts w:ascii="Arial" w:hAnsi="Arial" w:cs="Arial"/>
              <w:sz w:val="22"/>
              <w:szCs w:val="22"/>
            </w:rPr>
          </w:rPrChange>
        </w:rPr>
        <w:t>, JZ, MS</w:t>
      </w:r>
    </w:p>
    <w:p w14:paraId="2BA2D1AF" w14:textId="026FC3C4" w:rsidR="003628D1" w:rsidRPr="00234F97" w:rsidRDefault="003628D1" w:rsidP="0011244B">
      <w:pPr>
        <w:spacing w:line="276" w:lineRule="auto"/>
        <w:rPr>
          <w:rFonts w:ascii="Arial" w:hAnsi="Arial" w:cs="Arial"/>
          <w:sz w:val="22"/>
          <w:szCs w:val="22"/>
          <w:lang w:val="en-GB"/>
          <w:rPrChange w:id="1022"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23" w:author="Johannes Zauner" w:date="2025-09-12T14:01:00Z" w16du:dateUtc="2025-09-12T12:01:00Z">
            <w:rPr>
              <w:rFonts w:ascii="Arial" w:hAnsi="Arial" w:cs="Arial"/>
              <w:sz w:val="22"/>
              <w:szCs w:val="22"/>
            </w:rPr>
          </w:rPrChange>
        </w:rPr>
        <w:t xml:space="preserve">Data curation: </w:t>
      </w:r>
      <w:r w:rsidR="002A235A" w:rsidRPr="00234F97">
        <w:rPr>
          <w:rFonts w:ascii="Arial" w:hAnsi="Arial" w:cs="Arial"/>
          <w:sz w:val="22"/>
          <w:szCs w:val="22"/>
          <w:lang w:val="en-GB"/>
          <w:rPrChange w:id="1024"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25" w:author="Johannes Zauner" w:date="2025-09-12T14:01:00Z" w16du:dateUtc="2025-09-12T12:01:00Z">
            <w:rPr>
              <w:rFonts w:ascii="Arial" w:hAnsi="Arial" w:cs="Arial"/>
              <w:sz w:val="22"/>
              <w:szCs w:val="22"/>
            </w:rPr>
          </w:rPrChange>
        </w:rPr>
        <w:t>,</w:t>
      </w:r>
      <w:r w:rsidR="004E41E7" w:rsidRPr="00234F97">
        <w:rPr>
          <w:rFonts w:ascii="Arial" w:hAnsi="Arial" w:cs="Arial"/>
          <w:sz w:val="22"/>
          <w:szCs w:val="22"/>
          <w:lang w:val="en-GB"/>
          <w:rPrChange w:id="1026" w:author="Johannes Zauner" w:date="2025-09-12T14:01:00Z" w16du:dateUtc="2025-09-12T12:01:00Z">
            <w:rPr>
              <w:rFonts w:ascii="Arial" w:hAnsi="Arial" w:cs="Arial"/>
              <w:sz w:val="22"/>
              <w:szCs w:val="22"/>
            </w:rPr>
          </w:rPrChange>
        </w:rPr>
        <w:t xml:space="preserve"> JZ,</w:t>
      </w:r>
      <w:r w:rsidRPr="00234F97">
        <w:rPr>
          <w:rFonts w:ascii="Arial" w:hAnsi="Arial" w:cs="Arial"/>
          <w:sz w:val="22"/>
          <w:szCs w:val="22"/>
          <w:lang w:val="en-GB"/>
          <w:rPrChange w:id="1027" w:author="Johannes Zauner" w:date="2025-09-12T14:01:00Z" w16du:dateUtc="2025-09-12T12:01:00Z">
            <w:rPr>
              <w:rFonts w:ascii="Arial" w:hAnsi="Arial" w:cs="Arial"/>
              <w:sz w:val="22"/>
              <w:szCs w:val="22"/>
            </w:rPr>
          </w:rPrChange>
        </w:rPr>
        <w:t xml:space="preserve"> </w:t>
      </w:r>
      <w:r w:rsidR="002A235A" w:rsidRPr="00234F97">
        <w:rPr>
          <w:rFonts w:ascii="Arial" w:hAnsi="Arial" w:cs="Arial"/>
          <w:sz w:val="22"/>
          <w:szCs w:val="22"/>
          <w:lang w:val="en-GB"/>
          <w:rPrChange w:id="1028" w:author="Johannes Zauner" w:date="2025-09-12T14:01:00Z" w16du:dateUtc="2025-09-12T12:01:00Z">
            <w:rPr>
              <w:rFonts w:ascii="Arial" w:hAnsi="Arial" w:cs="Arial"/>
              <w:sz w:val="22"/>
              <w:szCs w:val="22"/>
            </w:rPr>
          </w:rPrChange>
        </w:rPr>
        <w:t>SGA, SNA, ZK</w:t>
      </w:r>
    </w:p>
    <w:p w14:paraId="2052FBB2" w14:textId="77817608" w:rsidR="003628D1" w:rsidRPr="00234F97" w:rsidRDefault="003628D1" w:rsidP="0011244B">
      <w:pPr>
        <w:spacing w:line="276" w:lineRule="auto"/>
        <w:rPr>
          <w:rFonts w:ascii="Arial" w:hAnsi="Arial" w:cs="Arial"/>
          <w:sz w:val="22"/>
          <w:szCs w:val="22"/>
          <w:lang w:val="en-GB"/>
          <w:rPrChange w:id="1029"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30" w:author="Johannes Zauner" w:date="2025-09-12T14:01:00Z" w16du:dateUtc="2025-09-12T12:01:00Z">
            <w:rPr>
              <w:rFonts w:ascii="Arial" w:hAnsi="Arial" w:cs="Arial"/>
              <w:sz w:val="22"/>
              <w:szCs w:val="22"/>
            </w:rPr>
          </w:rPrChange>
        </w:rPr>
        <w:t xml:space="preserve">Formal analysis: </w:t>
      </w:r>
      <w:r w:rsidR="002A235A" w:rsidRPr="00234F97">
        <w:rPr>
          <w:rFonts w:ascii="Arial" w:hAnsi="Arial" w:cs="Arial"/>
          <w:sz w:val="22"/>
          <w:szCs w:val="22"/>
          <w:lang w:val="en-GB"/>
          <w:rPrChange w:id="1031"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32"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1033" w:author="Johannes Zauner" w:date="2025-09-12T14:01:00Z" w16du:dateUtc="2025-09-12T12:01:00Z">
            <w:rPr>
              <w:rFonts w:ascii="Arial" w:hAnsi="Arial" w:cs="Arial"/>
              <w:sz w:val="22"/>
              <w:szCs w:val="22"/>
            </w:rPr>
          </w:rPrChange>
        </w:rPr>
        <w:t>SGA</w:t>
      </w:r>
    </w:p>
    <w:p w14:paraId="2A8E9C54" w14:textId="41C0D315" w:rsidR="003628D1" w:rsidRPr="00234F97" w:rsidRDefault="003628D1" w:rsidP="0011244B">
      <w:pPr>
        <w:spacing w:line="276" w:lineRule="auto"/>
        <w:rPr>
          <w:rFonts w:ascii="Arial" w:hAnsi="Arial" w:cs="Arial"/>
          <w:sz w:val="22"/>
          <w:szCs w:val="22"/>
          <w:lang w:val="en-GB"/>
          <w:rPrChange w:id="1034"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35" w:author="Johannes Zauner" w:date="2025-09-12T14:01:00Z" w16du:dateUtc="2025-09-12T12:01:00Z">
            <w:rPr>
              <w:rFonts w:ascii="Arial" w:hAnsi="Arial" w:cs="Arial"/>
              <w:sz w:val="22"/>
              <w:szCs w:val="22"/>
            </w:rPr>
          </w:rPrChange>
        </w:rPr>
        <w:t xml:space="preserve">Funding acquisition: MS, </w:t>
      </w:r>
      <w:r w:rsidR="002A235A" w:rsidRPr="00234F97">
        <w:rPr>
          <w:rFonts w:ascii="Arial" w:hAnsi="Arial" w:cs="Arial"/>
          <w:sz w:val="22"/>
          <w:szCs w:val="22"/>
          <w:lang w:val="en-GB"/>
          <w:rPrChange w:id="1036" w:author="Johannes Zauner" w:date="2025-09-12T14:01:00Z" w16du:dateUtc="2025-09-12T12:01:00Z">
            <w:rPr>
              <w:rFonts w:ascii="Arial" w:hAnsi="Arial" w:cs="Arial"/>
              <w:sz w:val="22"/>
              <w:szCs w:val="22"/>
            </w:rPr>
          </w:rPrChange>
        </w:rPr>
        <w:t>AD</w:t>
      </w:r>
    </w:p>
    <w:p w14:paraId="3C1012FD" w14:textId="5C2942CC" w:rsidR="003628D1" w:rsidRPr="00234F97" w:rsidRDefault="003628D1" w:rsidP="0011244B">
      <w:pPr>
        <w:spacing w:line="276" w:lineRule="auto"/>
        <w:rPr>
          <w:rFonts w:ascii="Arial" w:hAnsi="Arial" w:cs="Arial"/>
          <w:sz w:val="22"/>
          <w:szCs w:val="22"/>
          <w:lang w:val="en-GB"/>
          <w:rPrChange w:id="1037"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38" w:author="Johannes Zauner" w:date="2025-09-12T14:01:00Z" w16du:dateUtc="2025-09-12T12:01:00Z">
            <w:rPr>
              <w:rFonts w:ascii="Arial" w:hAnsi="Arial" w:cs="Arial"/>
              <w:sz w:val="22"/>
              <w:szCs w:val="22"/>
            </w:rPr>
          </w:rPrChange>
        </w:rPr>
        <w:t xml:space="preserve">Investigation: </w:t>
      </w:r>
      <w:r w:rsidR="002A235A" w:rsidRPr="00234F97">
        <w:rPr>
          <w:rFonts w:ascii="Arial" w:hAnsi="Arial" w:cs="Arial"/>
          <w:sz w:val="22"/>
          <w:szCs w:val="22"/>
          <w:lang w:val="en-GB"/>
          <w:rPrChange w:id="1039"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40" w:author="Johannes Zauner" w:date="2025-09-12T14:01:00Z" w16du:dateUtc="2025-09-12T12:01:00Z">
            <w:rPr>
              <w:rFonts w:ascii="Arial" w:hAnsi="Arial" w:cs="Arial"/>
              <w:sz w:val="22"/>
              <w:szCs w:val="22"/>
            </w:rPr>
          </w:rPrChange>
        </w:rPr>
        <w:t xml:space="preserve">, MS, </w:t>
      </w:r>
      <w:r w:rsidR="002A235A" w:rsidRPr="00234F97">
        <w:rPr>
          <w:rFonts w:ascii="Arial" w:hAnsi="Arial" w:cs="Arial"/>
          <w:sz w:val="22"/>
          <w:szCs w:val="22"/>
          <w:lang w:val="en-GB"/>
          <w:rPrChange w:id="1041" w:author="Johannes Zauner" w:date="2025-09-12T14:01:00Z" w16du:dateUtc="2025-09-12T12:01:00Z">
            <w:rPr>
              <w:rFonts w:ascii="Arial" w:hAnsi="Arial" w:cs="Arial"/>
              <w:sz w:val="22"/>
              <w:szCs w:val="22"/>
            </w:rPr>
          </w:rPrChange>
        </w:rPr>
        <w:t>SGA, SNA, ZK</w:t>
      </w:r>
    </w:p>
    <w:p w14:paraId="4FB550E5" w14:textId="10D483D1" w:rsidR="003628D1" w:rsidRPr="00234F97" w:rsidRDefault="003628D1" w:rsidP="0011244B">
      <w:pPr>
        <w:spacing w:line="276" w:lineRule="auto"/>
        <w:rPr>
          <w:rFonts w:ascii="Arial" w:hAnsi="Arial" w:cs="Arial"/>
          <w:sz w:val="22"/>
          <w:szCs w:val="22"/>
          <w:lang w:val="en-GB"/>
          <w:rPrChange w:id="1042"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43" w:author="Johannes Zauner" w:date="2025-09-12T14:01:00Z" w16du:dateUtc="2025-09-12T12:01:00Z">
            <w:rPr>
              <w:rFonts w:ascii="Arial" w:hAnsi="Arial" w:cs="Arial"/>
              <w:sz w:val="22"/>
              <w:szCs w:val="22"/>
            </w:rPr>
          </w:rPrChange>
        </w:rPr>
        <w:t xml:space="preserve">Methodology: </w:t>
      </w:r>
      <w:r w:rsidR="002A235A" w:rsidRPr="00234F97">
        <w:rPr>
          <w:rFonts w:ascii="Arial" w:hAnsi="Arial" w:cs="Arial"/>
          <w:sz w:val="22"/>
          <w:szCs w:val="22"/>
          <w:lang w:val="en-GB"/>
          <w:rPrChange w:id="1044"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45" w:author="Johannes Zauner" w:date="2025-09-12T14:01:00Z" w16du:dateUtc="2025-09-12T12:01:00Z">
            <w:rPr>
              <w:rFonts w:ascii="Arial" w:hAnsi="Arial" w:cs="Arial"/>
              <w:sz w:val="22"/>
              <w:szCs w:val="22"/>
            </w:rPr>
          </w:rPrChange>
        </w:rPr>
        <w:t>, JZ, MS</w:t>
      </w:r>
    </w:p>
    <w:p w14:paraId="79ED4AFD" w14:textId="1C7F93E7" w:rsidR="003628D1" w:rsidRPr="00234F97" w:rsidRDefault="003628D1" w:rsidP="0011244B">
      <w:pPr>
        <w:spacing w:line="276" w:lineRule="auto"/>
        <w:rPr>
          <w:rFonts w:ascii="Arial" w:hAnsi="Arial" w:cs="Arial"/>
          <w:sz w:val="22"/>
          <w:szCs w:val="22"/>
          <w:lang w:val="en-GB"/>
          <w:rPrChange w:id="1046"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47" w:author="Johannes Zauner" w:date="2025-09-12T14:01:00Z" w16du:dateUtc="2025-09-12T12:01:00Z">
            <w:rPr>
              <w:rFonts w:ascii="Arial" w:hAnsi="Arial" w:cs="Arial"/>
              <w:sz w:val="22"/>
              <w:szCs w:val="22"/>
            </w:rPr>
          </w:rPrChange>
        </w:rPr>
        <w:t xml:space="preserve">Project administration: </w:t>
      </w:r>
      <w:r w:rsidR="002A235A" w:rsidRPr="00234F97">
        <w:rPr>
          <w:rFonts w:ascii="Arial" w:hAnsi="Arial" w:cs="Arial"/>
          <w:sz w:val="22"/>
          <w:szCs w:val="22"/>
          <w:lang w:val="en-GB"/>
          <w:rPrChange w:id="1048"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49" w:author="Johannes Zauner" w:date="2025-09-12T14:01:00Z" w16du:dateUtc="2025-09-12T12:01:00Z">
            <w:rPr>
              <w:rFonts w:ascii="Arial" w:hAnsi="Arial" w:cs="Arial"/>
              <w:sz w:val="22"/>
              <w:szCs w:val="22"/>
            </w:rPr>
          </w:rPrChange>
        </w:rPr>
        <w:t xml:space="preserve">, </w:t>
      </w:r>
      <w:r w:rsidR="002A235A" w:rsidRPr="00234F97">
        <w:rPr>
          <w:rFonts w:ascii="Arial" w:hAnsi="Arial" w:cs="Arial"/>
          <w:sz w:val="22"/>
          <w:szCs w:val="22"/>
          <w:lang w:val="en-GB"/>
          <w:rPrChange w:id="1050" w:author="Johannes Zauner" w:date="2025-09-12T14:01:00Z" w16du:dateUtc="2025-09-12T12:01:00Z">
            <w:rPr>
              <w:rFonts w:ascii="Arial" w:hAnsi="Arial" w:cs="Arial"/>
              <w:sz w:val="22"/>
              <w:szCs w:val="22"/>
            </w:rPr>
          </w:rPrChange>
        </w:rPr>
        <w:t>SNA, SGA</w:t>
      </w:r>
    </w:p>
    <w:p w14:paraId="1F62B809" w14:textId="631B5D76" w:rsidR="003628D1" w:rsidRPr="00234F97" w:rsidRDefault="003628D1" w:rsidP="0011244B">
      <w:pPr>
        <w:spacing w:line="276" w:lineRule="auto"/>
        <w:rPr>
          <w:rFonts w:ascii="Arial" w:hAnsi="Arial" w:cs="Arial"/>
          <w:sz w:val="22"/>
          <w:szCs w:val="22"/>
          <w:lang w:val="en-GB"/>
          <w:rPrChange w:id="1051"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52" w:author="Johannes Zauner" w:date="2025-09-12T14:01:00Z" w16du:dateUtc="2025-09-12T12:01:00Z">
            <w:rPr>
              <w:rFonts w:ascii="Arial" w:hAnsi="Arial" w:cs="Arial"/>
              <w:sz w:val="22"/>
              <w:szCs w:val="22"/>
            </w:rPr>
          </w:rPrChange>
        </w:rPr>
        <w:t xml:space="preserve">Resources: </w:t>
      </w:r>
      <w:r w:rsidR="002A235A" w:rsidRPr="00234F97">
        <w:rPr>
          <w:rFonts w:ascii="Arial" w:hAnsi="Arial" w:cs="Arial"/>
          <w:sz w:val="22"/>
          <w:szCs w:val="22"/>
          <w:lang w:val="en-GB"/>
          <w:rPrChange w:id="1053"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54" w:author="Johannes Zauner" w:date="2025-09-12T14:01:00Z" w16du:dateUtc="2025-09-12T12:01:00Z">
            <w:rPr>
              <w:rFonts w:ascii="Arial" w:hAnsi="Arial" w:cs="Arial"/>
              <w:sz w:val="22"/>
              <w:szCs w:val="22"/>
            </w:rPr>
          </w:rPrChange>
        </w:rPr>
        <w:t xml:space="preserve"> MS</w:t>
      </w:r>
    </w:p>
    <w:p w14:paraId="293AE8F1" w14:textId="50B00F30" w:rsidR="003628D1" w:rsidRPr="00234F97" w:rsidRDefault="003628D1" w:rsidP="0011244B">
      <w:pPr>
        <w:spacing w:line="276" w:lineRule="auto"/>
        <w:rPr>
          <w:rFonts w:ascii="Arial" w:hAnsi="Arial" w:cs="Arial"/>
          <w:sz w:val="22"/>
          <w:szCs w:val="22"/>
          <w:lang w:val="en-GB"/>
          <w:rPrChange w:id="1055"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56" w:author="Johannes Zauner" w:date="2025-09-12T14:01:00Z" w16du:dateUtc="2025-09-12T12:01:00Z">
            <w:rPr>
              <w:rFonts w:ascii="Arial" w:hAnsi="Arial" w:cs="Arial"/>
              <w:sz w:val="22"/>
              <w:szCs w:val="22"/>
            </w:rPr>
          </w:rPrChange>
        </w:rPr>
        <w:t xml:space="preserve">Software: </w:t>
      </w:r>
      <w:r w:rsidR="002A235A" w:rsidRPr="00234F97">
        <w:rPr>
          <w:rFonts w:ascii="Arial" w:hAnsi="Arial" w:cs="Arial"/>
          <w:sz w:val="22"/>
          <w:szCs w:val="22"/>
          <w:lang w:val="en-GB"/>
          <w:rPrChange w:id="1057"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58"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1059" w:author="Johannes Zauner" w:date="2025-09-12T14:01:00Z" w16du:dateUtc="2025-09-12T12:01:00Z">
            <w:rPr>
              <w:rFonts w:ascii="Arial" w:hAnsi="Arial" w:cs="Arial"/>
              <w:sz w:val="22"/>
              <w:szCs w:val="22"/>
            </w:rPr>
          </w:rPrChange>
        </w:rPr>
        <w:t>SGA</w:t>
      </w:r>
    </w:p>
    <w:p w14:paraId="54073DD1" w14:textId="4D65F9AE" w:rsidR="003628D1" w:rsidRPr="00234F97" w:rsidRDefault="003628D1" w:rsidP="0011244B">
      <w:pPr>
        <w:spacing w:line="276" w:lineRule="auto"/>
        <w:rPr>
          <w:rFonts w:ascii="Arial" w:hAnsi="Arial" w:cs="Arial"/>
          <w:sz w:val="22"/>
          <w:szCs w:val="22"/>
          <w:lang w:val="en-GB"/>
          <w:rPrChange w:id="1060"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61" w:author="Johannes Zauner" w:date="2025-09-12T14:01:00Z" w16du:dateUtc="2025-09-12T12:01:00Z">
            <w:rPr>
              <w:rFonts w:ascii="Arial" w:hAnsi="Arial" w:cs="Arial"/>
              <w:sz w:val="22"/>
              <w:szCs w:val="22"/>
            </w:rPr>
          </w:rPrChange>
        </w:rPr>
        <w:t xml:space="preserve">Supervision: JZ, MS, </w:t>
      </w:r>
      <w:r w:rsidR="002A235A" w:rsidRPr="00234F97">
        <w:rPr>
          <w:rFonts w:ascii="Arial" w:hAnsi="Arial" w:cs="Arial"/>
          <w:sz w:val="22"/>
          <w:szCs w:val="22"/>
          <w:lang w:val="en-GB"/>
          <w:rPrChange w:id="1062" w:author="Johannes Zauner" w:date="2025-09-12T14:01:00Z" w16du:dateUtc="2025-09-12T12:01:00Z">
            <w:rPr>
              <w:rFonts w:ascii="Arial" w:hAnsi="Arial" w:cs="Arial"/>
              <w:sz w:val="22"/>
              <w:szCs w:val="22"/>
            </w:rPr>
          </w:rPrChange>
        </w:rPr>
        <w:t>AD</w:t>
      </w:r>
    </w:p>
    <w:p w14:paraId="34DB53B8" w14:textId="7A9BCC68" w:rsidR="003628D1" w:rsidRPr="00234F97" w:rsidRDefault="003628D1" w:rsidP="0011244B">
      <w:pPr>
        <w:spacing w:line="276" w:lineRule="auto"/>
        <w:rPr>
          <w:rFonts w:ascii="Arial" w:hAnsi="Arial" w:cs="Arial"/>
          <w:sz w:val="22"/>
          <w:szCs w:val="22"/>
          <w:lang w:val="en-GB"/>
          <w:rPrChange w:id="1063"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64" w:author="Johannes Zauner" w:date="2025-09-12T14:01:00Z" w16du:dateUtc="2025-09-12T12:01:00Z">
            <w:rPr>
              <w:rFonts w:ascii="Arial" w:hAnsi="Arial" w:cs="Arial"/>
              <w:sz w:val="22"/>
              <w:szCs w:val="22"/>
            </w:rPr>
          </w:rPrChange>
        </w:rPr>
        <w:t xml:space="preserve">Validation: </w:t>
      </w:r>
      <w:r w:rsidR="002A235A" w:rsidRPr="00234F97">
        <w:rPr>
          <w:rFonts w:ascii="Arial" w:hAnsi="Arial" w:cs="Arial"/>
          <w:sz w:val="22"/>
          <w:szCs w:val="22"/>
          <w:lang w:val="en-GB"/>
          <w:rPrChange w:id="1065" w:author="Johannes Zauner" w:date="2025-09-12T14:01:00Z" w16du:dateUtc="2025-09-12T12:01:00Z">
            <w:rPr>
              <w:rFonts w:ascii="Arial" w:hAnsi="Arial" w:cs="Arial"/>
              <w:sz w:val="22"/>
              <w:szCs w:val="22"/>
            </w:rPr>
          </w:rPrChange>
        </w:rPr>
        <w:t>ZK</w:t>
      </w:r>
      <w:r w:rsidRPr="00234F97">
        <w:rPr>
          <w:rFonts w:ascii="Arial" w:hAnsi="Arial" w:cs="Arial"/>
          <w:sz w:val="22"/>
          <w:szCs w:val="22"/>
          <w:lang w:val="en-GB"/>
          <w:rPrChange w:id="1066"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1067" w:author="Johannes Zauner" w:date="2025-09-12T14:01:00Z" w16du:dateUtc="2025-09-12T12:01:00Z">
            <w:rPr>
              <w:rFonts w:ascii="Arial" w:hAnsi="Arial" w:cs="Arial"/>
              <w:sz w:val="22"/>
              <w:szCs w:val="22"/>
            </w:rPr>
          </w:rPrChange>
        </w:rPr>
        <w:t>SNA, SGA</w:t>
      </w:r>
    </w:p>
    <w:p w14:paraId="5D2776AF" w14:textId="508983D8" w:rsidR="003628D1" w:rsidRPr="00234F97" w:rsidRDefault="003628D1" w:rsidP="0011244B">
      <w:pPr>
        <w:spacing w:line="276" w:lineRule="auto"/>
        <w:rPr>
          <w:rFonts w:ascii="Arial" w:hAnsi="Arial" w:cs="Arial"/>
          <w:sz w:val="22"/>
          <w:szCs w:val="22"/>
          <w:lang w:val="en-GB"/>
          <w:rPrChange w:id="1068"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69" w:author="Johannes Zauner" w:date="2025-09-12T14:01:00Z" w16du:dateUtc="2025-09-12T12:01:00Z">
            <w:rPr>
              <w:rFonts w:ascii="Arial" w:hAnsi="Arial" w:cs="Arial"/>
              <w:sz w:val="22"/>
              <w:szCs w:val="22"/>
            </w:rPr>
          </w:rPrChange>
        </w:rPr>
        <w:t xml:space="preserve">Visualisation: </w:t>
      </w:r>
      <w:r w:rsidR="002A235A" w:rsidRPr="00234F97">
        <w:rPr>
          <w:rFonts w:ascii="Arial" w:hAnsi="Arial" w:cs="Arial"/>
          <w:sz w:val="22"/>
          <w:szCs w:val="22"/>
          <w:lang w:val="en-GB"/>
          <w:rPrChange w:id="1070" w:author="Johannes Zauner" w:date="2025-09-12T14:01:00Z" w16du:dateUtc="2025-09-12T12:01:00Z">
            <w:rPr>
              <w:rFonts w:ascii="Arial" w:hAnsi="Arial" w:cs="Arial"/>
              <w:sz w:val="22"/>
              <w:szCs w:val="22"/>
            </w:rPr>
          </w:rPrChange>
        </w:rPr>
        <w:t>AD</w:t>
      </w:r>
      <w:r w:rsidRPr="00234F97">
        <w:rPr>
          <w:rFonts w:ascii="Arial" w:hAnsi="Arial" w:cs="Arial"/>
          <w:sz w:val="22"/>
          <w:szCs w:val="22"/>
          <w:lang w:val="en-GB"/>
          <w:rPrChange w:id="1071" w:author="Johannes Zauner" w:date="2025-09-12T14:01:00Z" w16du:dateUtc="2025-09-12T12:01:00Z">
            <w:rPr>
              <w:rFonts w:ascii="Arial" w:hAnsi="Arial" w:cs="Arial"/>
              <w:sz w:val="22"/>
              <w:szCs w:val="22"/>
            </w:rPr>
          </w:rPrChange>
        </w:rPr>
        <w:t xml:space="preserve">, JZ, MS, </w:t>
      </w:r>
      <w:r w:rsidR="002A235A" w:rsidRPr="00234F97">
        <w:rPr>
          <w:rFonts w:ascii="Arial" w:hAnsi="Arial" w:cs="Arial"/>
          <w:sz w:val="22"/>
          <w:szCs w:val="22"/>
          <w:lang w:val="en-GB"/>
          <w:rPrChange w:id="1072" w:author="Johannes Zauner" w:date="2025-09-12T14:01:00Z" w16du:dateUtc="2025-09-12T12:01:00Z">
            <w:rPr>
              <w:rFonts w:ascii="Arial" w:hAnsi="Arial" w:cs="Arial"/>
              <w:sz w:val="22"/>
              <w:szCs w:val="22"/>
            </w:rPr>
          </w:rPrChange>
        </w:rPr>
        <w:t>SNA, SGA</w:t>
      </w:r>
    </w:p>
    <w:p w14:paraId="4E01044B" w14:textId="45E92B13" w:rsidR="003628D1" w:rsidRPr="00234F97" w:rsidRDefault="003628D1" w:rsidP="0011244B">
      <w:pPr>
        <w:spacing w:line="276" w:lineRule="auto"/>
        <w:rPr>
          <w:rFonts w:ascii="Arial" w:hAnsi="Arial" w:cs="Arial"/>
          <w:sz w:val="22"/>
          <w:szCs w:val="22"/>
          <w:lang w:val="en-GB"/>
          <w:rPrChange w:id="1073"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74" w:author="Johannes Zauner" w:date="2025-09-12T14:01:00Z" w16du:dateUtc="2025-09-12T12:01:00Z">
            <w:rPr>
              <w:rFonts w:ascii="Arial" w:hAnsi="Arial" w:cs="Arial"/>
              <w:sz w:val="22"/>
              <w:szCs w:val="22"/>
            </w:rPr>
          </w:rPrChange>
        </w:rPr>
        <w:t xml:space="preserve">Writing – original draft preparation: </w:t>
      </w:r>
      <w:r w:rsidR="002A235A" w:rsidRPr="00234F97">
        <w:rPr>
          <w:rFonts w:ascii="Arial" w:hAnsi="Arial" w:cs="Arial"/>
          <w:sz w:val="22"/>
          <w:szCs w:val="22"/>
          <w:lang w:val="en-GB"/>
          <w:rPrChange w:id="1075" w:author="Johannes Zauner" w:date="2025-09-12T14:01:00Z" w16du:dateUtc="2025-09-12T12:01:00Z">
            <w:rPr>
              <w:rFonts w:ascii="Arial" w:hAnsi="Arial" w:cs="Arial"/>
              <w:sz w:val="22"/>
              <w:szCs w:val="22"/>
            </w:rPr>
          </w:rPrChange>
        </w:rPr>
        <w:t>AD, SGA, JZ, MS</w:t>
      </w:r>
    </w:p>
    <w:p w14:paraId="1A13BC74" w14:textId="10EA6C09" w:rsidR="003628D1" w:rsidRPr="00234F97" w:rsidRDefault="003628D1" w:rsidP="0011244B">
      <w:pPr>
        <w:spacing w:line="276" w:lineRule="auto"/>
        <w:rPr>
          <w:rFonts w:ascii="Arial" w:hAnsi="Arial" w:cs="Arial"/>
          <w:sz w:val="22"/>
          <w:szCs w:val="22"/>
          <w:lang w:val="en-GB"/>
          <w:rPrChange w:id="1076" w:author="Johannes Zauner" w:date="2025-09-12T14:01:00Z" w16du:dateUtc="2025-09-12T12:01:00Z">
            <w:rPr>
              <w:rFonts w:ascii="Arial" w:hAnsi="Arial" w:cs="Arial"/>
              <w:sz w:val="22"/>
              <w:szCs w:val="22"/>
            </w:rPr>
          </w:rPrChange>
        </w:rPr>
      </w:pPr>
      <w:r w:rsidRPr="00234F97">
        <w:rPr>
          <w:rFonts w:ascii="Arial" w:hAnsi="Arial" w:cs="Arial"/>
          <w:sz w:val="22"/>
          <w:szCs w:val="22"/>
          <w:lang w:val="en-GB"/>
          <w:rPrChange w:id="1077" w:author="Johannes Zauner" w:date="2025-09-12T14:01:00Z" w16du:dateUtc="2025-09-12T12:01:00Z">
            <w:rPr>
              <w:rFonts w:ascii="Arial" w:hAnsi="Arial" w:cs="Arial"/>
              <w:sz w:val="22"/>
              <w:szCs w:val="22"/>
            </w:rPr>
          </w:rPrChange>
        </w:rPr>
        <w:t xml:space="preserve">Writing – review &amp; editing: </w:t>
      </w:r>
      <w:r w:rsidR="002A235A" w:rsidRPr="00234F97">
        <w:rPr>
          <w:rFonts w:ascii="Arial" w:hAnsi="Arial" w:cs="Arial"/>
          <w:sz w:val="22"/>
          <w:szCs w:val="22"/>
          <w:lang w:val="en-GB"/>
          <w:rPrChange w:id="1078" w:author="Johannes Zauner" w:date="2025-09-12T14:01:00Z" w16du:dateUtc="2025-09-12T12:01:00Z">
            <w:rPr>
              <w:rFonts w:ascii="Arial" w:hAnsi="Arial" w:cs="Arial"/>
              <w:sz w:val="22"/>
              <w:szCs w:val="22"/>
            </w:rPr>
          </w:rPrChange>
        </w:rPr>
        <w:t>AD, SGA, JZ, MS, SNA, ZK</w:t>
      </w:r>
    </w:p>
    <w:p w14:paraId="16151766" w14:textId="77777777" w:rsidR="00B32AA1" w:rsidRPr="00234F97" w:rsidRDefault="00B32AA1" w:rsidP="0011244B">
      <w:pPr>
        <w:spacing w:line="276" w:lineRule="auto"/>
        <w:rPr>
          <w:b/>
          <w:bCs/>
          <w:sz w:val="22"/>
          <w:szCs w:val="22"/>
          <w:lang w:val="en-GB"/>
          <w:rPrChange w:id="1079" w:author="Johannes Zauner" w:date="2025-09-12T14:01:00Z" w16du:dateUtc="2025-09-12T12:01:00Z">
            <w:rPr>
              <w:b/>
              <w:bCs/>
              <w:sz w:val="22"/>
              <w:szCs w:val="22"/>
            </w:rPr>
          </w:rPrChange>
        </w:rPr>
      </w:pPr>
    </w:p>
    <w:p w14:paraId="702F14D3" w14:textId="403CD35D" w:rsidR="007B415E" w:rsidRPr="00234F97" w:rsidRDefault="007B415E" w:rsidP="0011244B">
      <w:pPr>
        <w:pStyle w:val="berschrift2"/>
        <w:spacing w:line="276" w:lineRule="auto"/>
        <w:rPr>
          <w:rFonts w:ascii="Arial" w:hAnsi="Arial" w:cs="Arial"/>
          <w:color w:val="000000" w:themeColor="text1"/>
          <w:sz w:val="22"/>
          <w:szCs w:val="22"/>
          <w:lang w:val="en-GB"/>
          <w:rPrChange w:id="1080"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81" w:author="Johannes Zauner" w:date="2025-09-12T14:01:00Z" w16du:dateUtc="2025-09-12T12:01:00Z">
            <w:rPr>
              <w:rFonts w:ascii="Arial" w:hAnsi="Arial" w:cs="Arial"/>
              <w:color w:val="000000" w:themeColor="text1"/>
              <w:sz w:val="22"/>
              <w:szCs w:val="22"/>
            </w:rPr>
          </w:rPrChange>
        </w:rPr>
        <w:t xml:space="preserve">Ethical </w:t>
      </w:r>
      <w:r w:rsidR="00A74D98" w:rsidRPr="00234F97">
        <w:rPr>
          <w:rFonts w:ascii="Arial" w:hAnsi="Arial" w:cs="Arial"/>
          <w:color w:val="000000" w:themeColor="text1"/>
          <w:sz w:val="22"/>
          <w:szCs w:val="22"/>
          <w:lang w:val="en-GB"/>
          <w:rPrChange w:id="1082" w:author="Johannes Zauner" w:date="2025-09-12T14:01:00Z" w16du:dateUtc="2025-09-12T12:01:00Z">
            <w:rPr>
              <w:rFonts w:ascii="Arial" w:hAnsi="Arial" w:cs="Arial"/>
              <w:color w:val="000000" w:themeColor="text1"/>
              <w:sz w:val="22"/>
              <w:szCs w:val="22"/>
            </w:rPr>
          </w:rPrChange>
        </w:rPr>
        <w:t>approval</w:t>
      </w:r>
    </w:p>
    <w:p w14:paraId="30B5EC61" w14:textId="2870DD18" w:rsidR="00E24207" w:rsidRPr="00234F97" w:rsidRDefault="00D87EFD" w:rsidP="0011244B">
      <w:pPr>
        <w:spacing w:line="276" w:lineRule="auto"/>
        <w:jc w:val="both"/>
        <w:rPr>
          <w:rFonts w:ascii="Arial" w:hAnsi="Arial" w:cs="Arial"/>
          <w:color w:val="000000" w:themeColor="text1"/>
          <w:sz w:val="22"/>
          <w:szCs w:val="22"/>
          <w:lang w:val="en-GB"/>
          <w:rPrChange w:id="1083"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84" w:author="Johannes Zauner" w:date="2025-09-12T14:01:00Z" w16du:dateUtc="2025-09-12T12:01:00Z">
            <w:rPr>
              <w:rFonts w:ascii="Arial" w:hAnsi="Arial" w:cs="Arial"/>
              <w:color w:val="000000" w:themeColor="text1"/>
              <w:sz w:val="22"/>
              <w:szCs w:val="22"/>
            </w:rPr>
          </w:rPrChange>
        </w:rPr>
        <w:t>Th</w:t>
      </w:r>
      <w:r w:rsidR="00D275D7" w:rsidRPr="00234F97">
        <w:rPr>
          <w:rFonts w:ascii="Arial" w:hAnsi="Arial" w:cs="Arial"/>
          <w:color w:val="000000" w:themeColor="text1"/>
          <w:sz w:val="22"/>
          <w:szCs w:val="22"/>
          <w:lang w:val="en-GB"/>
          <w:rPrChange w:id="1085" w:author="Johannes Zauner" w:date="2025-09-12T14:01:00Z" w16du:dateUtc="2025-09-12T12:01:00Z">
            <w:rPr>
              <w:rFonts w:ascii="Arial" w:hAnsi="Arial" w:cs="Arial"/>
              <w:color w:val="000000" w:themeColor="text1"/>
              <w:sz w:val="22"/>
              <w:szCs w:val="22"/>
            </w:rPr>
          </w:rPrChange>
        </w:rPr>
        <w:t xml:space="preserve">e multi-site </w:t>
      </w:r>
      <w:r w:rsidR="00947066" w:rsidRPr="00234F97">
        <w:rPr>
          <w:rFonts w:ascii="Arial" w:hAnsi="Arial" w:cs="Arial"/>
          <w:color w:val="000000" w:themeColor="text1"/>
          <w:sz w:val="22"/>
          <w:szCs w:val="22"/>
          <w:lang w:val="en-GB"/>
          <w:rPrChange w:id="1086" w:author="Johannes Zauner" w:date="2025-09-12T14:01:00Z" w16du:dateUtc="2025-09-12T12:01:00Z">
            <w:rPr>
              <w:rFonts w:ascii="Arial" w:hAnsi="Arial" w:cs="Arial"/>
              <w:color w:val="000000" w:themeColor="text1"/>
              <w:sz w:val="22"/>
              <w:szCs w:val="22"/>
            </w:rPr>
          </w:rPrChange>
        </w:rPr>
        <w:t>study</w:t>
      </w:r>
      <w:r w:rsidRPr="00234F97">
        <w:rPr>
          <w:rFonts w:ascii="Arial" w:hAnsi="Arial" w:cs="Arial"/>
          <w:color w:val="000000" w:themeColor="text1"/>
          <w:sz w:val="22"/>
          <w:szCs w:val="22"/>
          <w:lang w:val="en-GB"/>
          <w:rPrChange w:id="1087" w:author="Johannes Zauner" w:date="2025-09-12T14:01:00Z" w16du:dateUtc="2025-09-12T12:01:00Z">
            <w:rPr>
              <w:rFonts w:ascii="Arial" w:hAnsi="Arial" w:cs="Arial"/>
              <w:color w:val="000000" w:themeColor="text1"/>
              <w:sz w:val="22"/>
              <w:szCs w:val="22"/>
            </w:rPr>
          </w:rPrChange>
        </w:rPr>
        <w:t xml:space="preserve"> protocol was reviewed and approved by the Medical Ethics Committee of the Technical University of Munich (</w:t>
      </w:r>
      <w:r w:rsidR="001A5B3D" w:rsidRPr="00234F97">
        <w:rPr>
          <w:rFonts w:ascii="Arial" w:hAnsi="Arial" w:cs="Arial"/>
          <w:color w:val="000000" w:themeColor="text1"/>
          <w:sz w:val="22"/>
          <w:szCs w:val="22"/>
          <w:lang w:val="en-GB"/>
          <w:rPrChange w:id="1088" w:author="Johannes Zauner" w:date="2025-09-12T14:01:00Z" w16du:dateUtc="2025-09-12T12:01:00Z">
            <w:rPr>
              <w:rFonts w:ascii="Arial" w:hAnsi="Arial" w:cs="Arial"/>
              <w:color w:val="000000" w:themeColor="text1"/>
              <w:sz w:val="22"/>
              <w:szCs w:val="22"/>
            </w:rPr>
          </w:rPrChange>
        </w:rPr>
        <w:t>2024-118-S-SB</w:t>
      </w:r>
      <w:r w:rsidRPr="00234F97">
        <w:rPr>
          <w:rFonts w:ascii="Arial" w:hAnsi="Arial" w:cs="Arial"/>
          <w:color w:val="000000" w:themeColor="text1"/>
          <w:sz w:val="22"/>
          <w:szCs w:val="22"/>
          <w:lang w:val="en-GB"/>
          <w:rPrChange w:id="1089" w:author="Johannes Zauner" w:date="2025-09-12T14:01:00Z" w16du:dateUtc="2025-09-12T12:01:00Z">
            <w:rPr>
              <w:rFonts w:ascii="Arial" w:hAnsi="Arial" w:cs="Arial"/>
              <w:color w:val="000000" w:themeColor="text1"/>
              <w:sz w:val="22"/>
              <w:szCs w:val="22"/>
            </w:rPr>
          </w:rPrChange>
        </w:rPr>
        <w:t xml:space="preserve">). </w:t>
      </w:r>
      <w:r w:rsidR="00813A28" w:rsidRPr="00234F97">
        <w:rPr>
          <w:rFonts w:ascii="Arial" w:hAnsi="Arial" w:cs="Arial"/>
          <w:color w:val="000000" w:themeColor="text1"/>
          <w:sz w:val="22"/>
          <w:szCs w:val="22"/>
          <w:lang w:val="en-GB"/>
          <w:rPrChange w:id="1090" w:author="Johannes Zauner" w:date="2025-09-12T14:01:00Z" w16du:dateUtc="2025-09-12T12:01:00Z">
            <w:rPr>
              <w:rFonts w:ascii="Arial" w:hAnsi="Arial" w:cs="Arial"/>
              <w:color w:val="000000" w:themeColor="text1"/>
              <w:sz w:val="22"/>
              <w:szCs w:val="22"/>
            </w:rPr>
          </w:rPrChange>
        </w:rPr>
        <w:t>Locally, t</w:t>
      </w:r>
      <w:r w:rsidR="00E24207" w:rsidRPr="00234F97">
        <w:rPr>
          <w:rFonts w:ascii="Arial" w:hAnsi="Arial" w:cs="Arial"/>
          <w:color w:val="000000" w:themeColor="text1"/>
          <w:sz w:val="22"/>
          <w:szCs w:val="22"/>
          <w:lang w:val="en-GB"/>
          <w:rPrChange w:id="1091" w:author="Johannes Zauner" w:date="2025-09-12T14:01:00Z" w16du:dateUtc="2025-09-12T12:01:00Z">
            <w:rPr>
              <w:rFonts w:ascii="Arial" w:hAnsi="Arial" w:cs="Arial"/>
              <w:color w:val="000000" w:themeColor="text1"/>
              <w:sz w:val="22"/>
              <w:szCs w:val="22"/>
            </w:rPr>
          </w:rPrChange>
        </w:rPr>
        <w:t xml:space="preserve">he study protocol was formally approved by the </w:t>
      </w:r>
      <w:r w:rsidR="00774213" w:rsidRPr="00234F97">
        <w:rPr>
          <w:rFonts w:ascii="Arial" w:hAnsi="Arial" w:cs="Arial"/>
          <w:color w:val="000000" w:themeColor="text1"/>
          <w:sz w:val="22"/>
          <w:szCs w:val="22"/>
          <w:lang w:val="en-GB"/>
          <w:rPrChange w:id="1092" w:author="Johannes Zauner" w:date="2025-09-12T14:01:00Z" w16du:dateUtc="2025-09-12T12:01:00Z">
            <w:rPr>
              <w:rFonts w:ascii="Arial" w:hAnsi="Arial" w:cs="Arial"/>
              <w:color w:val="000000" w:themeColor="text1"/>
              <w:sz w:val="22"/>
              <w:szCs w:val="22"/>
            </w:rPr>
          </w:rPrChange>
        </w:rPr>
        <w:t>Izmir Institute of Technology Science and Engineering Scientific Research and Publication Ethics Committee (E-41752998-050.04-2400027343)</w:t>
      </w:r>
      <w:r w:rsidR="00E24207" w:rsidRPr="00234F97">
        <w:rPr>
          <w:rFonts w:ascii="Arial" w:hAnsi="Arial" w:cs="Arial"/>
          <w:color w:val="000000" w:themeColor="text1"/>
          <w:sz w:val="22"/>
          <w:szCs w:val="22"/>
          <w:lang w:val="en-GB"/>
          <w:rPrChange w:id="1093" w:author="Johannes Zauner" w:date="2025-09-12T14:01:00Z" w16du:dateUtc="2025-09-12T12:01:00Z">
            <w:rPr>
              <w:rFonts w:ascii="Arial" w:hAnsi="Arial" w:cs="Arial"/>
              <w:color w:val="000000" w:themeColor="text1"/>
              <w:sz w:val="22"/>
              <w:szCs w:val="22"/>
            </w:rPr>
          </w:rPrChange>
        </w:rPr>
        <w:t>. Participants provided written informed consent, confirming their voluntary involvement in the research and their right to withdraw at any time, after the aims and approaches to be employed in the study had been thoroughly explained to them. All investigative procedures were performed in strict adherence to the Declaration of Helsinki.</w:t>
      </w:r>
    </w:p>
    <w:p w14:paraId="549FB47F" w14:textId="77777777" w:rsidR="00B2388C" w:rsidRPr="00234F97" w:rsidRDefault="00B2388C" w:rsidP="0011244B">
      <w:pPr>
        <w:spacing w:line="276" w:lineRule="auto"/>
        <w:jc w:val="both"/>
        <w:rPr>
          <w:rFonts w:ascii="Arial" w:hAnsi="Arial" w:cs="Arial"/>
          <w:color w:val="000000" w:themeColor="text1"/>
          <w:sz w:val="22"/>
          <w:szCs w:val="22"/>
          <w:lang w:val="en-GB"/>
          <w:rPrChange w:id="1094" w:author="Johannes Zauner" w:date="2025-09-12T14:01:00Z" w16du:dateUtc="2025-09-12T12:01:00Z">
            <w:rPr>
              <w:rFonts w:ascii="Arial" w:hAnsi="Arial" w:cs="Arial"/>
              <w:color w:val="000000" w:themeColor="text1"/>
              <w:sz w:val="22"/>
              <w:szCs w:val="22"/>
            </w:rPr>
          </w:rPrChange>
        </w:rPr>
      </w:pPr>
    </w:p>
    <w:p w14:paraId="41884408" w14:textId="01CF0476" w:rsidR="005F2655" w:rsidRPr="00234F97" w:rsidRDefault="007B415E" w:rsidP="0011244B">
      <w:pPr>
        <w:pStyle w:val="berschrift2"/>
        <w:spacing w:line="276" w:lineRule="auto"/>
        <w:rPr>
          <w:rFonts w:ascii="Arial" w:hAnsi="Arial" w:cs="Arial"/>
          <w:color w:val="000000" w:themeColor="text1"/>
          <w:sz w:val="22"/>
          <w:szCs w:val="22"/>
          <w:lang w:val="en-GB"/>
          <w:rPrChange w:id="109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096" w:author="Johannes Zauner" w:date="2025-09-12T14:01:00Z" w16du:dateUtc="2025-09-12T12:01:00Z">
            <w:rPr>
              <w:rFonts w:ascii="Arial" w:hAnsi="Arial" w:cs="Arial"/>
              <w:color w:val="000000" w:themeColor="text1"/>
              <w:sz w:val="22"/>
              <w:szCs w:val="22"/>
            </w:rPr>
          </w:rPrChange>
        </w:rPr>
        <w:lastRenderedPageBreak/>
        <w:t>Competing interests</w:t>
      </w:r>
    </w:p>
    <w:p w14:paraId="35C2F130" w14:textId="77777777" w:rsidR="00FC536A" w:rsidRPr="00234F97" w:rsidRDefault="00FC536A" w:rsidP="0011244B">
      <w:pPr>
        <w:pStyle w:val="berschrift2"/>
        <w:spacing w:line="276" w:lineRule="auto"/>
        <w:jc w:val="both"/>
        <w:rPr>
          <w:rFonts w:ascii="Arial" w:hAnsi="Arial" w:cs="Arial"/>
          <w:color w:val="000000" w:themeColor="text1"/>
          <w:sz w:val="22"/>
          <w:szCs w:val="22"/>
          <w:lang w:val="en-GB"/>
          <w:rPrChange w:id="1097" w:author="Johannes Zauner" w:date="2025-09-12T14:01:00Z" w16du:dateUtc="2025-09-12T12:01:00Z">
            <w:rPr>
              <w:rFonts w:ascii="Arial" w:hAnsi="Arial" w:cs="Arial"/>
              <w:color w:val="000000" w:themeColor="text1"/>
              <w:sz w:val="22"/>
              <w:szCs w:val="22"/>
              <w:lang w:val="en-US"/>
            </w:rPr>
          </w:rPrChange>
        </w:rPr>
      </w:pPr>
      <w:r w:rsidRPr="00234F97">
        <w:rPr>
          <w:rFonts w:ascii="Arial" w:hAnsi="Arial" w:cs="Arial"/>
          <w:color w:val="000000" w:themeColor="text1"/>
          <w:sz w:val="22"/>
          <w:szCs w:val="22"/>
          <w:lang w:val="en-GB"/>
          <w:rPrChange w:id="1098" w:author="Johannes Zauner" w:date="2025-09-12T14:01:00Z" w16du:dateUtc="2025-09-12T12:01:00Z">
            <w:rPr>
              <w:rFonts w:ascii="Arial" w:hAnsi="Arial" w:cs="Arial"/>
              <w:color w:val="000000" w:themeColor="text1"/>
              <w:sz w:val="22"/>
              <w:szCs w:val="22"/>
              <w:lang w:val="en-US"/>
            </w:rPr>
          </w:rPrChange>
        </w:rPr>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t>
      </w:r>
      <w:proofErr w:type="spellStart"/>
      <w:r w:rsidRPr="00234F97">
        <w:rPr>
          <w:rFonts w:ascii="Arial" w:hAnsi="Arial" w:cs="Arial"/>
          <w:color w:val="000000" w:themeColor="text1"/>
          <w:sz w:val="22"/>
          <w:szCs w:val="22"/>
          <w:lang w:val="en-GB"/>
          <w:rPrChange w:id="1099" w:author="Johannes Zauner" w:date="2025-09-12T14:01:00Z" w16du:dateUtc="2025-09-12T12:01:00Z">
            <w:rPr>
              <w:rFonts w:ascii="Arial" w:hAnsi="Arial" w:cs="Arial"/>
              <w:color w:val="000000" w:themeColor="text1"/>
              <w:sz w:val="22"/>
              <w:szCs w:val="22"/>
              <w:lang w:val="en-US"/>
            </w:rPr>
          </w:rPrChange>
        </w:rPr>
        <w:t>Wellcome</w:t>
      </w:r>
      <w:proofErr w:type="spellEnd"/>
      <w:r w:rsidRPr="00234F97">
        <w:rPr>
          <w:rFonts w:ascii="Arial" w:hAnsi="Arial" w:cs="Arial"/>
          <w:color w:val="000000" w:themeColor="text1"/>
          <w:sz w:val="22"/>
          <w:szCs w:val="22"/>
          <w:lang w:val="en-GB"/>
          <w:rPrChange w:id="1100" w:author="Johannes Zauner" w:date="2025-09-12T14:01:00Z" w16du:dateUtc="2025-09-12T12:01:00Z">
            <w:rPr>
              <w:rFonts w:ascii="Arial" w:hAnsi="Arial" w:cs="Arial"/>
              <w:color w:val="000000" w:themeColor="text1"/>
              <w:sz w:val="22"/>
              <w:szCs w:val="22"/>
              <w:lang w:val="en-US"/>
            </w:rPr>
          </w:rPrChange>
        </w:rPr>
        <w:t xml:space="preserve"> Trust, National Research Foundation Singapore, European Partnership on Metrology, VELUX Foundation, Bayerisch-Tschechische </w:t>
      </w:r>
      <w:proofErr w:type="spellStart"/>
      <w:r w:rsidRPr="00234F97">
        <w:rPr>
          <w:rFonts w:ascii="Arial" w:hAnsi="Arial" w:cs="Arial"/>
          <w:color w:val="000000" w:themeColor="text1"/>
          <w:sz w:val="22"/>
          <w:szCs w:val="22"/>
          <w:lang w:val="en-GB"/>
          <w:rPrChange w:id="1101" w:author="Johannes Zauner" w:date="2025-09-12T14:01:00Z" w16du:dateUtc="2025-09-12T12:01:00Z">
            <w:rPr>
              <w:rFonts w:ascii="Arial" w:hAnsi="Arial" w:cs="Arial"/>
              <w:color w:val="000000" w:themeColor="text1"/>
              <w:sz w:val="22"/>
              <w:szCs w:val="22"/>
              <w:lang w:val="en-US"/>
            </w:rPr>
          </w:rPrChange>
        </w:rPr>
        <w:t>Hochschulagentur</w:t>
      </w:r>
      <w:proofErr w:type="spellEnd"/>
      <w:r w:rsidRPr="00234F97">
        <w:rPr>
          <w:rFonts w:ascii="Arial" w:hAnsi="Arial" w:cs="Arial"/>
          <w:color w:val="000000" w:themeColor="text1"/>
          <w:sz w:val="22"/>
          <w:szCs w:val="22"/>
          <w:lang w:val="en-GB"/>
          <w:rPrChange w:id="1102" w:author="Johannes Zauner" w:date="2025-09-12T14:01:00Z" w16du:dateUtc="2025-09-12T12:01:00Z">
            <w:rPr>
              <w:rFonts w:ascii="Arial" w:hAnsi="Arial" w:cs="Arial"/>
              <w:color w:val="000000" w:themeColor="text1"/>
              <w:sz w:val="22"/>
              <w:szCs w:val="22"/>
              <w:lang w:val="en-US"/>
            </w:rPr>
          </w:rPrChange>
        </w:rPr>
        <w:t xml:space="preserve"> (BTHA), </w:t>
      </w:r>
      <w:proofErr w:type="spellStart"/>
      <w:r w:rsidRPr="00234F97">
        <w:rPr>
          <w:rFonts w:ascii="Arial" w:hAnsi="Arial" w:cs="Arial"/>
          <w:color w:val="000000" w:themeColor="text1"/>
          <w:sz w:val="22"/>
          <w:szCs w:val="22"/>
          <w:lang w:val="en-GB"/>
          <w:rPrChange w:id="1103" w:author="Johannes Zauner" w:date="2025-09-12T14:01:00Z" w16du:dateUtc="2025-09-12T12:01:00Z">
            <w:rPr>
              <w:rFonts w:ascii="Arial" w:hAnsi="Arial" w:cs="Arial"/>
              <w:color w:val="000000" w:themeColor="text1"/>
              <w:sz w:val="22"/>
              <w:szCs w:val="22"/>
              <w:lang w:val="en-US"/>
            </w:rPr>
          </w:rPrChange>
        </w:rPr>
        <w:t>BayFrance</w:t>
      </w:r>
      <w:proofErr w:type="spellEnd"/>
      <w:r w:rsidRPr="00234F97">
        <w:rPr>
          <w:rFonts w:ascii="Arial" w:hAnsi="Arial" w:cs="Arial"/>
          <w:color w:val="000000" w:themeColor="text1"/>
          <w:sz w:val="22"/>
          <w:szCs w:val="22"/>
          <w:lang w:val="en-GB"/>
          <w:rPrChange w:id="1104" w:author="Johannes Zauner" w:date="2025-09-12T14:01:00Z" w16du:dateUtc="2025-09-12T12:01:00Z">
            <w:rPr>
              <w:rFonts w:ascii="Arial" w:hAnsi="Arial" w:cs="Arial"/>
              <w:color w:val="000000" w:themeColor="text1"/>
              <w:sz w:val="22"/>
              <w:szCs w:val="22"/>
              <w:lang w:val="en-US"/>
            </w:rPr>
          </w:rPrChange>
        </w:rPr>
        <w:t xml:space="preserve"> (</w:t>
      </w:r>
      <w:proofErr w:type="spellStart"/>
      <w:r w:rsidRPr="00234F97">
        <w:rPr>
          <w:rFonts w:ascii="Arial" w:hAnsi="Arial" w:cs="Arial"/>
          <w:color w:val="000000" w:themeColor="text1"/>
          <w:sz w:val="22"/>
          <w:szCs w:val="22"/>
          <w:lang w:val="en-GB"/>
          <w:rPrChange w:id="1105" w:author="Johannes Zauner" w:date="2025-09-12T14:01:00Z" w16du:dateUtc="2025-09-12T12:01:00Z">
            <w:rPr>
              <w:rFonts w:ascii="Arial" w:hAnsi="Arial" w:cs="Arial"/>
              <w:color w:val="000000" w:themeColor="text1"/>
              <w:sz w:val="22"/>
              <w:szCs w:val="22"/>
              <w:lang w:val="en-US"/>
            </w:rPr>
          </w:rPrChange>
        </w:rPr>
        <w:t>Bayerisch-Französisches</w:t>
      </w:r>
      <w:proofErr w:type="spellEnd"/>
      <w:r w:rsidRPr="00234F97">
        <w:rPr>
          <w:rFonts w:ascii="Arial" w:hAnsi="Arial" w:cs="Arial"/>
          <w:color w:val="000000" w:themeColor="text1"/>
          <w:sz w:val="22"/>
          <w:szCs w:val="22"/>
          <w:lang w:val="en-GB"/>
          <w:rPrChange w:id="1106" w:author="Johannes Zauner" w:date="2025-09-12T14:01:00Z" w16du:dateUtc="2025-09-12T12:01:00Z">
            <w:rPr>
              <w:rFonts w:ascii="Arial" w:hAnsi="Arial" w:cs="Arial"/>
              <w:color w:val="000000" w:themeColor="text1"/>
              <w:sz w:val="22"/>
              <w:szCs w:val="22"/>
              <w:lang w:val="en-US"/>
            </w:rPr>
          </w:rPrChange>
        </w:rPr>
        <w:t xml:space="preserve"> </w:t>
      </w:r>
      <w:proofErr w:type="spellStart"/>
      <w:r w:rsidRPr="00234F97">
        <w:rPr>
          <w:rFonts w:ascii="Arial" w:hAnsi="Arial" w:cs="Arial"/>
          <w:color w:val="000000" w:themeColor="text1"/>
          <w:sz w:val="22"/>
          <w:szCs w:val="22"/>
          <w:lang w:val="en-GB"/>
          <w:rPrChange w:id="1107" w:author="Johannes Zauner" w:date="2025-09-12T14:01:00Z" w16du:dateUtc="2025-09-12T12:01:00Z">
            <w:rPr>
              <w:rFonts w:ascii="Arial" w:hAnsi="Arial" w:cs="Arial"/>
              <w:color w:val="000000" w:themeColor="text1"/>
              <w:sz w:val="22"/>
              <w:szCs w:val="22"/>
              <w:lang w:val="en-US"/>
            </w:rPr>
          </w:rPrChange>
        </w:rPr>
        <w:t>Hochschulzentrum</w:t>
      </w:r>
      <w:proofErr w:type="spellEnd"/>
      <w:r w:rsidRPr="00234F97">
        <w:rPr>
          <w:rFonts w:ascii="Arial" w:hAnsi="Arial" w:cs="Arial"/>
          <w:color w:val="000000" w:themeColor="text1"/>
          <w:sz w:val="22"/>
          <w:szCs w:val="22"/>
          <w:lang w:val="en-GB"/>
          <w:rPrChange w:id="1108" w:author="Johannes Zauner" w:date="2025-09-12T14:01:00Z" w16du:dateUtc="2025-09-12T12:01:00Z">
            <w:rPr>
              <w:rFonts w:ascii="Arial" w:hAnsi="Arial" w:cs="Arial"/>
              <w:color w:val="000000" w:themeColor="text1"/>
              <w:sz w:val="22"/>
              <w:szCs w:val="22"/>
              <w:lang w:val="en-US"/>
            </w:rPr>
          </w:rPrChange>
        </w:rPr>
        <w:t xml:space="preserve">), </w:t>
      </w:r>
      <w:proofErr w:type="spellStart"/>
      <w:r w:rsidRPr="00234F97">
        <w:rPr>
          <w:rFonts w:ascii="Arial" w:hAnsi="Arial" w:cs="Arial"/>
          <w:color w:val="000000" w:themeColor="text1"/>
          <w:sz w:val="22"/>
          <w:szCs w:val="22"/>
          <w:lang w:val="en-GB"/>
          <w:rPrChange w:id="1109" w:author="Johannes Zauner" w:date="2025-09-12T14:01:00Z" w16du:dateUtc="2025-09-12T12:01:00Z">
            <w:rPr>
              <w:rFonts w:ascii="Arial" w:hAnsi="Arial" w:cs="Arial"/>
              <w:color w:val="000000" w:themeColor="text1"/>
              <w:sz w:val="22"/>
              <w:szCs w:val="22"/>
              <w:lang w:val="en-US"/>
            </w:rPr>
          </w:rPrChange>
        </w:rPr>
        <w:t>BayFOR</w:t>
      </w:r>
      <w:proofErr w:type="spellEnd"/>
      <w:r w:rsidRPr="00234F97">
        <w:rPr>
          <w:rFonts w:ascii="Arial" w:hAnsi="Arial" w:cs="Arial"/>
          <w:color w:val="000000" w:themeColor="text1"/>
          <w:sz w:val="22"/>
          <w:szCs w:val="22"/>
          <w:lang w:val="en-GB"/>
          <w:rPrChange w:id="1110" w:author="Johannes Zauner" w:date="2025-09-12T14:01:00Z" w16du:dateUtc="2025-09-12T12:01:00Z">
            <w:rPr>
              <w:rFonts w:ascii="Arial" w:hAnsi="Arial" w:cs="Arial"/>
              <w:color w:val="000000" w:themeColor="text1"/>
              <w:sz w:val="22"/>
              <w:szCs w:val="22"/>
              <w:lang w:val="en-US"/>
            </w:rPr>
          </w:rPrChange>
        </w:rPr>
        <w:t xml:space="preserve"> (</w:t>
      </w:r>
      <w:proofErr w:type="spellStart"/>
      <w:r w:rsidRPr="00234F97">
        <w:rPr>
          <w:rFonts w:ascii="Arial" w:hAnsi="Arial" w:cs="Arial"/>
          <w:color w:val="000000" w:themeColor="text1"/>
          <w:sz w:val="22"/>
          <w:szCs w:val="22"/>
          <w:lang w:val="en-GB"/>
          <w:rPrChange w:id="1111" w:author="Johannes Zauner" w:date="2025-09-12T14:01:00Z" w16du:dateUtc="2025-09-12T12:01:00Z">
            <w:rPr>
              <w:rFonts w:ascii="Arial" w:hAnsi="Arial" w:cs="Arial"/>
              <w:color w:val="000000" w:themeColor="text1"/>
              <w:sz w:val="22"/>
              <w:szCs w:val="22"/>
              <w:lang w:val="en-US"/>
            </w:rPr>
          </w:rPrChange>
        </w:rPr>
        <w:t>Bayerische</w:t>
      </w:r>
      <w:proofErr w:type="spellEnd"/>
      <w:r w:rsidRPr="00234F97">
        <w:rPr>
          <w:rFonts w:ascii="Arial" w:hAnsi="Arial" w:cs="Arial"/>
          <w:color w:val="000000" w:themeColor="text1"/>
          <w:sz w:val="22"/>
          <w:szCs w:val="22"/>
          <w:lang w:val="en-GB"/>
          <w:rPrChange w:id="1112" w:author="Johannes Zauner" w:date="2025-09-12T14:01:00Z" w16du:dateUtc="2025-09-12T12:01:00Z">
            <w:rPr>
              <w:rFonts w:ascii="Arial" w:hAnsi="Arial" w:cs="Arial"/>
              <w:color w:val="000000" w:themeColor="text1"/>
              <w:sz w:val="22"/>
              <w:szCs w:val="22"/>
              <w:lang w:val="en-US"/>
            </w:rPr>
          </w:rPrChange>
        </w:rPr>
        <w:t xml:space="preserve"> </w:t>
      </w:r>
      <w:proofErr w:type="spellStart"/>
      <w:r w:rsidRPr="00234F97">
        <w:rPr>
          <w:rFonts w:ascii="Arial" w:hAnsi="Arial" w:cs="Arial"/>
          <w:color w:val="000000" w:themeColor="text1"/>
          <w:sz w:val="22"/>
          <w:szCs w:val="22"/>
          <w:lang w:val="en-GB"/>
          <w:rPrChange w:id="1113" w:author="Johannes Zauner" w:date="2025-09-12T14:01:00Z" w16du:dateUtc="2025-09-12T12:01:00Z">
            <w:rPr>
              <w:rFonts w:ascii="Arial" w:hAnsi="Arial" w:cs="Arial"/>
              <w:color w:val="000000" w:themeColor="text1"/>
              <w:sz w:val="22"/>
              <w:szCs w:val="22"/>
              <w:lang w:val="en-US"/>
            </w:rPr>
          </w:rPrChange>
        </w:rPr>
        <w:t>Forschungsallianz</w:t>
      </w:r>
      <w:proofErr w:type="spellEnd"/>
      <w:r w:rsidRPr="00234F97">
        <w:rPr>
          <w:rFonts w:ascii="Arial" w:hAnsi="Arial" w:cs="Arial"/>
          <w:color w:val="000000" w:themeColor="text1"/>
          <w:sz w:val="22"/>
          <w:szCs w:val="22"/>
          <w:lang w:val="en-GB"/>
          <w:rPrChange w:id="1114" w:author="Johannes Zauner" w:date="2025-09-12T14:01:00Z" w16du:dateUtc="2025-09-12T12:01:00Z">
            <w:rPr>
              <w:rFonts w:ascii="Arial" w:hAnsi="Arial" w:cs="Arial"/>
              <w:color w:val="000000" w:themeColor="text1"/>
              <w:sz w:val="22"/>
              <w:szCs w:val="22"/>
              <w:lang w:val="en-US"/>
            </w:rPr>
          </w:rPrChange>
        </w:rPr>
        <w:t xml:space="preserve">) and Reality Labs Research. Honoraria for talks: Received honoraria from the </w:t>
      </w:r>
      <w:proofErr w:type="spellStart"/>
      <w:r w:rsidRPr="00234F97">
        <w:rPr>
          <w:rFonts w:ascii="Arial" w:hAnsi="Arial" w:cs="Arial"/>
          <w:color w:val="000000" w:themeColor="text1"/>
          <w:sz w:val="22"/>
          <w:szCs w:val="22"/>
          <w:lang w:val="en-GB"/>
          <w:rPrChange w:id="1115" w:author="Johannes Zauner" w:date="2025-09-12T14:01:00Z" w16du:dateUtc="2025-09-12T12:01:00Z">
            <w:rPr>
              <w:rFonts w:ascii="Arial" w:hAnsi="Arial" w:cs="Arial"/>
              <w:color w:val="000000" w:themeColor="text1"/>
              <w:sz w:val="22"/>
              <w:szCs w:val="22"/>
              <w:lang w:val="en-US"/>
            </w:rPr>
          </w:rPrChange>
        </w:rPr>
        <w:t>ISGlobal</w:t>
      </w:r>
      <w:proofErr w:type="spellEnd"/>
      <w:r w:rsidRPr="00234F97">
        <w:rPr>
          <w:rFonts w:ascii="Arial" w:hAnsi="Arial" w:cs="Arial"/>
          <w:color w:val="000000" w:themeColor="text1"/>
          <w:sz w:val="22"/>
          <w:szCs w:val="22"/>
          <w:lang w:val="en-GB"/>
          <w:rPrChange w:id="1116" w:author="Johannes Zauner" w:date="2025-09-12T14:01:00Z" w16du:dateUtc="2025-09-12T12:01:00Z">
            <w:rPr>
              <w:rFonts w:ascii="Arial" w:hAnsi="Arial" w:cs="Arial"/>
              <w:color w:val="000000" w:themeColor="text1"/>
              <w:sz w:val="22"/>
              <w:szCs w:val="22"/>
              <w:lang w:val="en-US"/>
            </w:rPr>
          </w:rPrChange>
        </w:rPr>
        <w:t xml:space="preserve">, Research Foundation of the City University of New York and the Stadt </w:t>
      </w:r>
      <w:proofErr w:type="spellStart"/>
      <w:r w:rsidRPr="00234F97">
        <w:rPr>
          <w:rFonts w:ascii="Arial" w:hAnsi="Arial" w:cs="Arial"/>
          <w:color w:val="000000" w:themeColor="text1"/>
          <w:sz w:val="22"/>
          <w:szCs w:val="22"/>
          <w:lang w:val="en-GB"/>
          <w:rPrChange w:id="1117" w:author="Johannes Zauner" w:date="2025-09-12T14:01:00Z" w16du:dateUtc="2025-09-12T12:01:00Z">
            <w:rPr>
              <w:rFonts w:ascii="Arial" w:hAnsi="Arial" w:cs="Arial"/>
              <w:color w:val="000000" w:themeColor="text1"/>
              <w:sz w:val="22"/>
              <w:szCs w:val="22"/>
              <w:lang w:val="en-US"/>
            </w:rPr>
          </w:rPrChange>
        </w:rPr>
        <w:t>Ebersberg</w:t>
      </w:r>
      <w:proofErr w:type="spellEnd"/>
      <w:r w:rsidRPr="00234F97">
        <w:rPr>
          <w:rFonts w:ascii="Arial" w:hAnsi="Arial" w:cs="Arial"/>
          <w:color w:val="000000" w:themeColor="text1"/>
          <w:sz w:val="22"/>
          <w:szCs w:val="22"/>
          <w:lang w:val="en-GB"/>
          <w:rPrChange w:id="1118" w:author="Johannes Zauner" w:date="2025-09-12T14:01:00Z" w16du:dateUtc="2025-09-12T12:01:00Z">
            <w:rPr>
              <w:rFonts w:ascii="Arial" w:hAnsi="Arial" w:cs="Arial"/>
              <w:color w:val="000000" w:themeColor="text1"/>
              <w:sz w:val="22"/>
              <w:szCs w:val="22"/>
              <w:lang w:val="en-US"/>
            </w:rPr>
          </w:rPrChange>
        </w:rPr>
        <w:t xml:space="preserve">, Museum Wald und Umwelt. Travel reimbursements: Daimler und Benz Stiftung. Patents: Named on European Patent Application EP23159999.4A ("System and method for corneal-plane </w:t>
      </w:r>
      <w:proofErr w:type="gramStart"/>
      <w:r w:rsidRPr="00234F97">
        <w:rPr>
          <w:rFonts w:ascii="Arial" w:hAnsi="Arial" w:cs="Arial"/>
          <w:color w:val="000000" w:themeColor="text1"/>
          <w:sz w:val="22"/>
          <w:szCs w:val="22"/>
          <w:lang w:val="en-GB"/>
          <w:rPrChange w:id="1119" w:author="Johannes Zauner" w:date="2025-09-12T14:01:00Z" w16du:dateUtc="2025-09-12T12:01:00Z">
            <w:rPr>
              <w:rFonts w:ascii="Arial" w:hAnsi="Arial" w:cs="Arial"/>
              <w:color w:val="000000" w:themeColor="text1"/>
              <w:sz w:val="22"/>
              <w:szCs w:val="22"/>
              <w:lang w:val="en-US"/>
            </w:rPr>
          </w:rPrChange>
        </w:rPr>
        <w:t>physiologically-relevant</w:t>
      </w:r>
      <w:proofErr w:type="gramEnd"/>
      <w:r w:rsidRPr="00234F97">
        <w:rPr>
          <w:rFonts w:ascii="Arial" w:hAnsi="Arial" w:cs="Arial"/>
          <w:color w:val="000000" w:themeColor="text1"/>
          <w:sz w:val="22"/>
          <w:szCs w:val="22"/>
          <w:lang w:val="en-GB"/>
          <w:rPrChange w:id="1120" w:author="Johannes Zauner" w:date="2025-09-12T14:01:00Z" w16du:dateUtc="2025-09-12T12:01:00Z">
            <w:rPr>
              <w:rFonts w:ascii="Arial" w:hAnsi="Arial" w:cs="Arial"/>
              <w:color w:val="000000" w:themeColor="text1"/>
              <w:sz w:val="22"/>
              <w:szCs w:val="22"/>
              <w:lang w:val="en-US"/>
            </w:rPr>
          </w:rPrChange>
        </w:rPr>
        <w:t xml:space="preserve"> light logging with an application to personalized light interventions related to health and well-being"). M.S. declares no influence of the disclosed roles or relationships on the work presented herein. The funders had no role in study design, data collection and analysis, decision to publish or preparation of the manuscript.</w:t>
      </w:r>
    </w:p>
    <w:p w14:paraId="12AB9309" w14:textId="77777777" w:rsidR="00FC536A" w:rsidRPr="00234F97" w:rsidRDefault="00FC536A" w:rsidP="0011244B">
      <w:pPr>
        <w:pStyle w:val="berschrift2"/>
        <w:spacing w:line="276" w:lineRule="auto"/>
        <w:jc w:val="both"/>
        <w:rPr>
          <w:rFonts w:ascii="Arial" w:hAnsi="Arial" w:cs="Arial"/>
          <w:color w:val="000000" w:themeColor="text1"/>
          <w:sz w:val="22"/>
          <w:szCs w:val="22"/>
          <w:lang w:val="en-GB"/>
          <w:rPrChange w:id="1121" w:author="Johannes Zauner" w:date="2025-09-12T14:01:00Z" w16du:dateUtc="2025-09-12T12:01:00Z">
            <w:rPr>
              <w:rFonts w:ascii="Arial" w:hAnsi="Arial" w:cs="Arial"/>
              <w:color w:val="000000" w:themeColor="text1"/>
              <w:sz w:val="22"/>
              <w:szCs w:val="22"/>
              <w:lang w:val="en-US"/>
            </w:rPr>
          </w:rPrChange>
        </w:rPr>
      </w:pPr>
    </w:p>
    <w:p w14:paraId="5B347684" w14:textId="77777777" w:rsidR="00FC536A" w:rsidRPr="00234F97" w:rsidRDefault="00FC536A" w:rsidP="0011244B">
      <w:pPr>
        <w:pStyle w:val="berschrift2"/>
        <w:spacing w:line="276" w:lineRule="auto"/>
        <w:jc w:val="both"/>
        <w:rPr>
          <w:rFonts w:ascii="Arial" w:hAnsi="Arial" w:cs="Arial"/>
          <w:color w:val="000000" w:themeColor="text1"/>
          <w:sz w:val="22"/>
          <w:szCs w:val="22"/>
          <w:lang w:val="en-GB"/>
          <w:rPrChange w:id="1122" w:author="Johannes Zauner" w:date="2025-09-12T14:01:00Z" w16du:dateUtc="2025-09-12T12:01:00Z">
            <w:rPr>
              <w:rFonts w:ascii="Arial" w:hAnsi="Arial" w:cs="Arial"/>
              <w:color w:val="000000" w:themeColor="text1"/>
              <w:sz w:val="22"/>
              <w:szCs w:val="22"/>
              <w:lang w:val="en-US"/>
            </w:rPr>
          </w:rPrChange>
        </w:rPr>
      </w:pPr>
      <w:r w:rsidRPr="00234F97">
        <w:rPr>
          <w:rFonts w:ascii="Arial" w:hAnsi="Arial" w:cs="Arial"/>
          <w:color w:val="000000" w:themeColor="text1"/>
          <w:sz w:val="22"/>
          <w:szCs w:val="22"/>
          <w:lang w:val="en-GB"/>
          <w:rPrChange w:id="1123" w:author="Johannes Zauner" w:date="2025-09-12T14:01:00Z" w16du:dateUtc="2025-09-12T12:01:00Z">
            <w:rPr>
              <w:rFonts w:ascii="Arial" w:hAnsi="Arial" w:cs="Arial"/>
              <w:color w:val="000000" w:themeColor="text1"/>
              <w:sz w:val="22"/>
              <w:szCs w:val="22"/>
              <w:lang w:val="en-US"/>
            </w:rPr>
          </w:rPrChange>
        </w:rPr>
        <w:t>J.Z. declares the following potential conflicts of interest in the past five years (2021-2025). Academic roles: Member of Joint Technical Committee 20 (JTC20) of the International Commission on Illumination (CIE); Member of Research Data Alliance Working Group Optical Radiation and Visual Experience Data; Speaker of group 2 (</w:t>
      </w:r>
      <w:proofErr w:type="spellStart"/>
      <w:r w:rsidRPr="00234F97">
        <w:rPr>
          <w:rFonts w:ascii="Arial" w:hAnsi="Arial" w:cs="Arial"/>
          <w:color w:val="000000" w:themeColor="text1"/>
          <w:sz w:val="22"/>
          <w:szCs w:val="22"/>
          <w:lang w:val="en-GB"/>
          <w:rPrChange w:id="1124" w:author="Johannes Zauner" w:date="2025-09-12T14:01:00Z" w16du:dateUtc="2025-09-12T12:01:00Z">
            <w:rPr>
              <w:rFonts w:ascii="Arial" w:hAnsi="Arial" w:cs="Arial"/>
              <w:color w:val="000000" w:themeColor="text1"/>
              <w:sz w:val="22"/>
              <w:szCs w:val="22"/>
              <w:lang w:val="en-US"/>
            </w:rPr>
          </w:rPrChange>
        </w:rPr>
        <w:t>melanopic</w:t>
      </w:r>
      <w:proofErr w:type="spellEnd"/>
      <w:r w:rsidRPr="00234F97">
        <w:rPr>
          <w:rFonts w:ascii="Arial" w:hAnsi="Arial" w:cs="Arial"/>
          <w:color w:val="000000" w:themeColor="text1"/>
          <w:sz w:val="22"/>
          <w:szCs w:val="22"/>
          <w:lang w:val="en-GB"/>
          <w:rPrChange w:id="1125" w:author="Johannes Zauner" w:date="2025-09-12T14:01:00Z" w16du:dateUtc="2025-09-12T12:01:00Z">
            <w:rPr>
              <w:rFonts w:ascii="Arial" w:hAnsi="Arial" w:cs="Arial"/>
              <w:color w:val="000000" w:themeColor="text1"/>
              <w:sz w:val="22"/>
              <w:szCs w:val="22"/>
              <w:lang w:val="en-US"/>
            </w:rPr>
          </w:rPrChange>
        </w:rPr>
        <w:t xml:space="preserve"> effects of light) of the Technical Scientific Committee (TWA) of the German Society of Lighting Technology and Design (</w:t>
      </w:r>
      <w:proofErr w:type="spellStart"/>
      <w:r w:rsidRPr="00234F97">
        <w:rPr>
          <w:rFonts w:ascii="Arial" w:hAnsi="Arial" w:cs="Arial"/>
          <w:color w:val="000000" w:themeColor="text1"/>
          <w:sz w:val="22"/>
          <w:szCs w:val="22"/>
          <w:lang w:val="en-GB"/>
          <w:rPrChange w:id="1126" w:author="Johannes Zauner" w:date="2025-09-12T14:01:00Z" w16du:dateUtc="2025-09-12T12:01:00Z">
            <w:rPr>
              <w:rFonts w:ascii="Arial" w:hAnsi="Arial" w:cs="Arial"/>
              <w:color w:val="000000" w:themeColor="text1"/>
              <w:sz w:val="22"/>
              <w:szCs w:val="22"/>
              <w:lang w:val="en-US"/>
            </w:rPr>
          </w:rPrChange>
        </w:rPr>
        <w:t>LiTG</w:t>
      </w:r>
      <w:proofErr w:type="spellEnd"/>
      <w:r w:rsidRPr="00234F97">
        <w:rPr>
          <w:rFonts w:ascii="Arial" w:hAnsi="Arial" w:cs="Arial"/>
          <w:color w:val="000000" w:themeColor="text1"/>
          <w:sz w:val="22"/>
          <w:szCs w:val="22"/>
          <w:lang w:val="en-GB"/>
          <w:rPrChange w:id="1127" w:author="Johannes Zauner" w:date="2025-09-12T14:01:00Z" w16du:dateUtc="2025-09-12T12:01:00Z">
            <w:rPr>
              <w:rFonts w:ascii="Arial" w:hAnsi="Arial" w:cs="Arial"/>
              <w:color w:val="000000" w:themeColor="text1"/>
              <w:sz w:val="22"/>
              <w:szCs w:val="22"/>
              <w:lang w:val="en-US"/>
            </w:rPr>
          </w:rPrChange>
        </w:rPr>
        <w:t xml:space="preserve">)  Remunerated roles: Examiner, Swiss Lighting Society; Teacher, </w:t>
      </w:r>
      <w:proofErr w:type="spellStart"/>
      <w:r w:rsidRPr="00234F97">
        <w:rPr>
          <w:rFonts w:ascii="Arial" w:hAnsi="Arial" w:cs="Arial"/>
          <w:color w:val="000000" w:themeColor="text1"/>
          <w:sz w:val="22"/>
          <w:szCs w:val="22"/>
          <w:lang w:val="en-GB"/>
          <w:rPrChange w:id="1128" w:author="Johannes Zauner" w:date="2025-09-12T14:01:00Z" w16du:dateUtc="2025-09-12T12:01:00Z">
            <w:rPr>
              <w:rFonts w:ascii="Arial" w:hAnsi="Arial" w:cs="Arial"/>
              <w:color w:val="000000" w:themeColor="text1"/>
              <w:sz w:val="22"/>
              <w:szCs w:val="22"/>
              <w:lang w:val="en-US"/>
            </w:rPr>
          </w:rPrChange>
        </w:rPr>
        <w:t>LiTG</w:t>
      </w:r>
      <w:proofErr w:type="spellEnd"/>
      <w:r w:rsidRPr="00234F97">
        <w:rPr>
          <w:rFonts w:ascii="Arial" w:hAnsi="Arial" w:cs="Arial"/>
          <w:color w:val="000000" w:themeColor="text1"/>
          <w:sz w:val="22"/>
          <w:szCs w:val="22"/>
          <w:lang w:val="en-GB"/>
          <w:rPrChange w:id="1129" w:author="Johannes Zauner" w:date="2025-09-12T14:01:00Z" w16du:dateUtc="2025-09-12T12:01:00Z">
            <w:rPr>
              <w:rFonts w:ascii="Arial" w:hAnsi="Arial" w:cs="Arial"/>
              <w:color w:val="000000" w:themeColor="text1"/>
              <w:sz w:val="22"/>
              <w:szCs w:val="22"/>
              <w:lang w:val="en-US"/>
            </w:rPr>
          </w:rPrChange>
        </w:rPr>
        <w:t xml:space="preserve">; Teacher, University of Applied Sciences, Munich, Teacher, Technical University of Applied Sciences, Rosenheim. Associated partner, 3lpi lighting design + engineering, Munich. Tool- and 3D-model design, </w:t>
      </w:r>
      <w:proofErr w:type="spellStart"/>
      <w:r w:rsidRPr="00234F97">
        <w:rPr>
          <w:rFonts w:ascii="Arial" w:hAnsi="Arial" w:cs="Arial"/>
          <w:color w:val="000000" w:themeColor="text1"/>
          <w:sz w:val="22"/>
          <w:szCs w:val="22"/>
          <w:lang w:val="en-GB"/>
          <w:rPrChange w:id="1130" w:author="Johannes Zauner" w:date="2025-09-12T14:01:00Z" w16du:dateUtc="2025-09-12T12:01:00Z">
            <w:rPr>
              <w:rFonts w:ascii="Arial" w:hAnsi="Arial" w:cs="Arial"/>
              <w:color w:val="000000" w:themeColor="text1"/>
              <w:sz w:val="22"/>
              <w:szCs w:val="22"/>
              <w:lang w:val="en-US"/>
            </w:rPr>
          </w:rPrChange>
        </w:rPr>
        <w:t>Zumtobel</w:t>
      </w:r>
      <w:proofErr w:type="spellEnd"/>
      <w:r w:rsidRPr="00234F97">
        <w:rPr>
          <w:rFonts w:ascii="Arial" w:hAnsi="Arial" w:cs="Arial"/>
          <w:color w:val="000000" w:themeColor="text1"/>
          <w:sz w:val="22"/>
          <w:szCs w:val="22"/>
          <w:lang w:val="en-GB"/>
          <w:rPrChange w:id="1131" w:author="Johannes Zauner" w:date="2025-09-12T14:01:00Z" w16du:dateUtc="2025-09-12T12:01:00Z">
            <w:rPr>
              <w:rFonts w:ascii="Arial" w:hAnsi="Arial" w:cs="Arial"/>
              <w:color w:val="000000" w:themeColor="text1"/>
              <w:sz w:val="22"/>
              <w:szCs w:val="22"/>
              <w:lang w:val="en-US"/>
            </w:rPr>
          </w:rPrChange>
        </w:rPr>
        <w:t xml:space="preserve"> Lighting GmbH; Course design, University of Applied Sciences, Munich &amp; Virtual University Bavaria. Honoraria for talks: Received honoraria from </w:t>
      </w:r>
      <w:proofErr w:type="spellStart"/>
      <w:r w:rsidRPr="00234F97">
        <w:rPr>
          <w:rFonts w:ascii="Arial" w:hAnsi="Arial" w:cs="Arial"/>
          <w:color w:val="000000" w:themeColor="text1"/>
          <w:sz w:val="22"/>
          <w:szCs w:val="22"/>
          <w:lang w:val="en-GB"/>
          <w:rPrChange w:id="1132" w:author="Johannes Zauner" w:date="2025-09-12T14:01:00Z" w16du:dateUtc="2025-09-12T12:01:00Z">
            <w:rPr>
              <w:rFonts w:ascii="Arial" w:hAnsi="Arial" w:cs="Arial"/>
              <w:color w:val="000000" w:themeColor="text1"/>
              <w:sz w:val="22"/>
              <w:szCs w:val="22"/>
              <w:lang w:val="en-US"/>
            </w:rPr>
          </w:rPrChange>
        </w:rPr>
        <w:t>LiTG</w:t>
      </w:r>
      <w:proofErr w:type="spellEnd"/>
      <w:r w:rsidRPr="00234F97">
        <w:rPr>
          <w:rFonts w:ascii="Arial" w:hAnsi="Arial" w:cs="Arial"/>
          <w:color w:val="000000" w:themeColor="text1"/>
          <w:sz w:val="22"/>
          <w:szCs w:val="22"/>
          <w:lang w:val="en-GB"/>
          <w:rPrChange w:id="1133" w:author="Johannes Zauner" w:date="2025-09-12T14:01:00Z" w16du:dateUtc="2025-09-12T12:01:00Z">
            <w:rPr>
              <w:rFonts w:ascii="Arial" w:hAnsi="Arial" w:cs="Arial"/>
              <w:color w:val="000000" w:themeColor="text1"/>
              <w:sz w:val="22"/>
              <w:szCs w:val="22"/>
              <w:lang w:val="en-US"/>
            </w:rPr>
          </w:rPrChange>
        </w:rPr>
        <w:t xml:space="preserve">; </w:t>
      </w:r>
      <w:proofErr w:type="spellStart"/>
      <w:r w:rsidRPr="00234F97">
        <w:rPr>
          <w:rFonts w:ascii="Arial" w:hAnsi="Arial" w:cs="Arial"/>
          <w:color w:val="000000" w:themeColor="text1"/>
          <w:sz w:val="22"/>
          <w:szCs w:val="22"/>
          <w:lang w:val="en-GB"/>
          <w:rPrChange w:id="1134" w:author="Johannes Zauner" w:date="2025-09-12T14:01:00Z" w16du:dateUtc="2025-09-12T12:01:00Z">
            <w:rPr>
              <w:rFonts w:ascii="Arial" w:hAnsi="Arial" w:cs="Arial"/>
              <w:color w:val="000000" w:themeColor="text1"/>
              <w:sz w:val="22"/>
              <w:szCs w:val="22"/>
              <w:lang w:val="en-US"/>
            </w:rPr>
          </w:rPrChange>
        </w:rPr>
        <w:t>Lamilux</w:t>
      </w:r>
      <w:proofErr w:type="spellEnd"/>
      <w:r w:rsidRPr="00234F97">
        <w:rPr>
          <w:rFonts w:ascii="Arial" w:hAnsi="Arial" w:cs="Arial"/>
          <w:color w:val="000000" w:themeColor="text1"/>
          <w:sz w:val="22"/>
          <w:szCs w:val="22"/>
          <w:lang w:val="en-GB"/>
          <w:rPrChange w:id="1135" w:author="Johannes Zauner" w:date="2025-09-12T14:01:00Z" w16du:dateUtc="2025-09-12T12:01:00Z">
            <w:rPr>
              <w:rFonts w:ascii="Arial" w:hAnsi="Arial" w:cs="Arial"/>
              <w:color w:val="000000" w:themeColor="text1"/>
              <w:sz w:val="22"/>
              <w:szCs w:val="22"/>
              <w:lang w:val="en-US"/>
            </w:rPr>
          </w:rPrChange>
        </w:rPr>
        <w:t xml:space="preserve"> (Heinrich Strunz GmbH); Robert-Bosch Hospital Stuttgart; </w:t>
      </w:r>
      <w:proofErr w:type="spellStart"/>
      <w:r w:rsidRPr="00234F97">
        <w:rPr>
          <w:rFonts w:ascii="Arial" w:hAnsi="Arial" w:cs="Arial"/>
          <w:color w:val="000000" w:themeColor="text1"/>
          <w:sz w:val="22"/>
          <w:szCs w:val="22"/>
          <w:lang w:val="en-GB"/>
          <w:rPrChange w:id="1136" w:author="Johannes Zauner" w:date="2025-09-12T14:01:00Z" w16du:dateUtc="2025-09-12T12:01:00Z">
            <w:rPr>
              <w:rFonts w:ascii="Arial" w:hAnsi="Arial" w:cs="Arial"/>
              <w:color w:val="000000" w:themeColor="text1"/>
              <w:sz w:val="22"/>
              <w:szCs w:val="22"/>
              <w:lang w:val="en-US"/>
            </w:rPr>
          </w:rPrChange>
        </w:rPr>
        <w:t>Ergotopia</w:t>
      </w:r>
      <w:proofErr w:type="spellEnd"/>
      <w:r w:rsidRPr="00234F97">
        <w:rPr>
          <w:rFonts w:ascii="Arial" w:hAnsi="Arial" w:cs="Arial"/>
          <w:color w:val="000000" w:themeColor="text1"/>
          <w:sz w:val="22"/>
          <w:szCs w:val="22"/>
          <w:lang w:val="en-GB"/>
          <w:rPrChange w:id="1137" w:author="Johannes Zauner" w:date="2025-09-12T14:01:00Z" w16du:dateUtc="2025-09-12T12:01:00Z">
            <w:rPr>
              <w:rFonts w:ascii="Arial" w:hAnsi="Arial" w:cs="Arial"/>
              <w:color w:val="000000" w:themeColor="text1"/>
              <w:sz w:val="22"/>
              <w:szCs w:val="22"/>
              <w:lang w:val="en-US"/>
            </w:rPr>
          </w:rPrChange>
        </w:rPr>
        <w:t xml:space="preserve"> GmbH; German statutory accident insurance institution for the administrative sector (VBG); BRIXEN CULTUR, Italy; KITEO GmbH &amp; Co.KG; University of Applied Sciences Augsburg. Travel reimbursements: Daimler und Benz Stiftung. Patents: Together with 3lpi holds a design patent for non-visually optimized luminaire (No 008194021-0001 through -0006) at the European Union Intellectual property office.</w:t>
      </w:r>
    </w:p>
    <w:p w14:paraId="7BAAFD5E" w14:textId="77777777" w:rsidR="00161344" w:rsidRPr="00234F97" w:rsidRDefault="00161344" w:rsidP="00161344">
      <w:pPr>
        <w:rPr>
          <w:lang w:val="en-GB"/>
          <w:rPrChange w:id="1138" w:author="Johannes Zauner" w:date="2025-09-12T14:01:00Z" w16du:dateUtc="2025-09-12T12:01:00Z">
            <w:rPr>
              <w:lang w:val="en-US"/>
            </w:rPr>
          </w:rPrChange>
        </w:rPr>
      </w:pPr>
    </w:p>
    <w:p w14:paraId="372DD83D" w14:textId="2DF0F705" w:rsidR="00161344" w:rsidRPr="00234F97" w:rsidRDefault="00161344" w:rsidP="00161344">
      <w:pPr>
        <w:jc w:val="both"/>
        <w:rPr>
          <w:lang w:val="en-GB"/>
          <w:rPrChange w:id="1139" w:author="Johannes Zauner" w:date="2025-09-12T14:01:00Z" w16du:dateUtc="2025-09-12T12:01:00Z">
            <w:rPr>
              <w:lang w:val="en-US"/>
            </w:rPr>
          </w:rPrChange>
        </w:rPr>
      </w:pPr>
      <w:r w:rsidRPr="00234F97">
        <w:rPr>
          <w:rFonts w:ascii="Arial" w:hAnsi="Arial" w:cs="Arial"/>
          <w:color w:val="000000" w:themeColor="text1"/>
          <w:sz w:val="22"/>
          <w:szCs w:val="22"/>
          <w:lang w:val="en-GB"/>
          <w:rPrChange w:id="1140" w:author="Johannes Zauner" w:date="2025-09-12T14:01:00Z" w16du:dateUtc="2025-09-12T12:01:00Z">
            <w:rPr>
              <w:rFonts w:ascii="Arial" w:hAnsi="Arial" w:cs="Arial"/>
              <w:color w:val="000000" w:themeColor="text1"/>
              <w:sz w:val="22"/>
              <w:szCs w:val="22"/>
              <w:lang w:val="en-US"/>
            </w:rPr>
          </w:rPrChange>
        </w:rPr>
        <w:lastRenderedPageBreak/>
        <w:t>A.D. declares the following potential conflicts of interest in the past five years (2021-2025). Academic roles: Member of Joint Technical Committee 20 (JTC20) of the International Commission on Illumination (CIE); Division reporter (DR6-50) of the International Commission on Illumination (CIE) to report outcomes of the "4th Manchester Workshop on Light Metrics for Biology – Light Pollution". A.D. declares no influence of the disclosed roles or relationships on the work presented herein.</w:t>
      </w:r>
    </w:p>
    <w:p w14:paraId="22B64C3F" w14:textId="77777777" w:rsidR="00FC536A" w:rsidRPr="00234F97" w:rsidRDefault="00FC536A" w:rsidP="0011244B">
      <w:pPr>
        <w:spacing w:line="276" w:lineRule="auto"/>
        <w:jc w:val="both"/>
        <w:rPr>
          <w:rFonts w:ascii="Arial" w:hAnsi="Arial" w:cs="Arial"/>
          <w:color w:val="000000" w:themeColor="text1"/>
          <w:sz w:val="22"/>
          <w:szCs w:val="22"/>
          <w:lang w:val="en-GB"/>
          <w:rPrChange w:id="1141" w:author="Johannes Zauner" w:date="2025-09-12T14:01:00Z" w16du:dateUtc="2025-09-12T12:01:00Z">
            <w:rPr>
              <w:rFonts w:ascii="Arial" w:hAnsi="Arial" w:cs="Arial"/>
              <w:color w:val="000000" w:themeColor="text1"/>
              <w:sz w:val="22"/>
              <w:szCs w:val="22"/>
            </w:rPr>
          </w:rPrChange>
        </w:rPr>
      </w:pPr>
    </w:p>
    <w:p w14:paraId="6652CAE3" w14:textId="77777777" w:rsidR="00F542DE" w:rsidRPr="00234F97" w:rsidRDefault="00F542DE" w:rsidP="0011244B">
      <w:pPr>
        <w:spacing w:line="276" w:lineRule="auto"/>
        <w:jc w:val="both"/>
        <w:rPr>
          <w:rFonts w:ascii="Arial" w:hAnsi="Arial" w:cs="Arial"/>
          <w:color w:val="000000" w:themeColor="text1"/>
          <w:sz w:val="22"/>
          <w:szCs w:val="22"/>
          <w:lang w:val="en-GB"/>
          <w:rPrChange w:id="114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143" w:author="Johannes Zauner" w:date="2025-09-12T14:01:00Z" w16du:dateUtc="2025-09-12T12:01:00Z">
            <w:rPr>
              <w:rFonts w:ascii="Arial" w:hAnsi="Arial" w:cs="Arial"/>
              <w:color w:val="000000" w:themeColor="text1"/>
              <w:sz w:val="22"/>
              <w:szCs w:val="22"/>
              <w:lang w:val="en-US"/>
            </w:rPr>
          </w:rPrChange>
        </w:rPr>
        <w:t>The remaining authors declare no conflicts of interest.</w:t>
      </w:r>
    </w:p>
    <w:p w14:paraId="58DA5C49" w14:textId="77777777" w:rsidR="00B32AA1" w:rsidRPr="00234F97" w:rsidRDefault="00B32AA1" w:rsidP="0011244B">
      <w:pPr>
        <w:spacing w:line="276" w:lineRule="auto"/>
        <w:jc w:val="both"/>
        <w:rPr>
          <w:rFonts w:ascii="Arial" w:hAnsi="Arial" w:cs="Arial"/>
          <w:b/>
          <w:bCs/>
          <w:color w:val="000000" w:themeColor="text1"/>
          <w:sz w:val="22"/>
          <w:szCs w:val="22"/>
          <w:lang w:val="en-GB"/>
          <w:rPrChange w:id="1144" w:author="Johannes Zauner" w:date="2025-09-12T14:01:00Z" w16du:dateUtc="2025-09-12T12:01:00Z">
            <w:rPr>
              <w:rFonts w:ascii="Arial" w:hAnsi="Arial" w:cs="Arial"/>
              <w:b/>
              <w:bCs/>
              <w:color w:val="000000" w:themeColor="text1"/>
              <w:sz w:val="22"/>
              <w:szCs w:val="22"/>
            </w:rPr>
          </w:rPrChange>
        </w:rPr>
      </w:pPr>
    </w:p>
    <w:p w14:paraId="6F913090" w14:textId="6587ED6F" w:rsidR="007B415E" w:rsidRPr="00234F97" w:rsidRDefault="00F210BF" w:rsidP="0011244B">
      <w:pPr>
        <w:pStyle w:val="berschrift2"/>
        <w:spacing w:line="276" w:lineRule="auto"/>
        <w:rPr>
          <w:rFonts w:ascii="Arial" w:hAnsi="Arial" w:cs="Arial"/>
          <w:color w:val="000000" w:themeColor="text1"/>
          <w:sz w:val="22"/>
          <w:szCs w:val="22"/>
          <w:lang w:val="en-GB"/>
          <w:rPrChange w:id="1145"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146" w:author="Johannes Zauner" w:date="2025-09-12T14:01:00Z" w16du:dateUtc="2025-09-12T12:01:00Z">
            <w:rPr>
              <w:rFonts w:ascii="Arial" w:hAnsi="Arial" w:cs="Arial"/>
              <w:color w:val="000000" w:themeColor="text1"/>
              <w:sz w:val="22"/>
              <w:szCs w:val="22"/>
            </w:rPr>
          </w:rPrChange>
        </w:rPr>
        <w:t>Funding statement</w:t>
      </w:r>
    </w:p>
    <w:p w14:paraId="591426DA" w14:textId="68A94064" w:rsidR="003B4444" w:rsidRPr="00234F97" w:rsidRDefault="001E35C2" w:rsidP="0011244B">
      <w:pPr>
        <w:spacing w:line="276" w:lineRule="auto"/>
        <w:jc w:val="both"/>
        <w:rPr>
          <w:rFonts w:ascii="Arial" w:hAnsi="Arial" w:cs="Arial"/>
          <w:b/>
          <w:bCs/>
          <w:color w:val="000000" w:themeColor="text1"/>
          <w:sz w:val="22"/>
          <w:szCs w:val="22"/>
          <w:lang w:val="en-GB"/>
          <w:rPrChange w:id="1147"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1148" w:author="Johannes Zauner" w:date="2025-09-12T14:01:00Z" w16du:dateUtc="2025-09-12T12:01:00Z">
            <w:rPr>
              <w:rFonts w:ascii="Arial" w:hAnsi="Arial" w:cs="Arial"/>
              <w:color w:val="000000" w:themeColor="text1"/>
              <w:sz w:val="22"/>
              <w:szCs w:val="22"/>
            </w:rPr>
          </w:rPrChange>
        </w:rPr>
        <w:t>T</w:t>
      </w:r>
      <w:r w:rsidR="004F55BA" w:rsidRPr="00234F97">
        <w:rPr>
          <w:rFonts w:ascii="Arial" w:hAnsi="Arial" w:cs="Arial"/>
          <w:color w:val="000000" w:themeColor="text1"/>
          <w:sz w:val="22"/>
          <w:szCs w:val="22"/>
          <w:lang w:val="en-GB"/>
          <w:rPrChange w:id="1149" w:author="Johannes Zauner" w:date="2025-09-12T14:01:00Z" w16du:dateUtc="2025-09-12T12:01:00Z">
            <w:rPr>
              <w:rFonts w:ascii="Arial" w:hAnsi="Arial" w:cs="Arial"/>
              <w:color w:val="000000" w:themeColor="text1"/>
              <w:sz w:val="22"/>
              <w:szCs w:val="22"/>
            </w:rPr>
          </w:rPrChange>
        </w:rPr>
        <w:t xml:space="preserve">he </w:t>
      </w:r>
      <w:proofErr w:type="spellStart"/>
      <w:r w:rsidR="004F55BA" w:rsidRPr="00234F97">
        <w:rPr>
          <w:rFonts w:ascii="Arial" w:hAnsi="Arial" w:cs="Arial"/>
          <w:color w:val="000000" w:themeColor="text1"/>
          <w:sz w:val="22"/>
          <w:szCs w:val="22"/>
          <w:lang w:val="en-GB"/>
          <w:rPrChange w:id="1150" w:author="Johannes Zauner" w:date="2025-09-12T14:01:00Z" w16du:dateUtc="2025-09-12T12:01:00Z">
            <w:rPr>
              <w:rFonts w:ascii="Arial" w:hAnsi="Arial" w:cs="Arial"/>
              <w:color w:val="000000" w:themeColor="text1"/>
              <w:sz w:val="22"/>
              <w:szCs w:val="22"/>
            </w:rPr>
          </w:rPrChange>
        </w:rPr>
        <w:t>MeLiDos</w:t>
      </w:r>
      <w:proofErr w:type="spellEnd"/>
      <w:r w:rsidRPr="00234F97">
        <w:rPr>
          <w:rFonts w:ascii="Arial" w:hAnsi="Arial" w:cs="Arial"/>
          <w:color w:val="000000" w:themeColor="text1"/>
          <w:sz w:val="22"/>
          <w:szCs w:val="22"/>
          <w:lang w:val="en-GB"/>
          <w:rPrChange w:id="1151" w:author="Johannes Zauner" w:date="2025-09-12T14:01:00Z" w16du:dateUtc="2025-09-12T12:01:00Z">
            <w:rPr>
              <w:rFonts w:ascii="Arial" w:hAnsi="Arial" w:cs="Arial"/>
              <w:color w:val="000000" w:themeColor="text1"/>
              <w:sz w:val="22"/>
              <w:szCs w:val="22"/>
            </w:rPr>
          </w:rPrChange>
        </w:rPr>
        <w:t xml:space="preserve"> project (22NRM05 </w:t>
      </w:r>
      <w:proofErr w:type="spellStart"/>
      <w:r w:rsidRPr="00234F97">
        <w:rPr>
          <w:rFonts w:ascii="Arial" w:hAnsi="Arial" w:cs="Arial"/>
          <w:color w:val="000000" w:themeColor="text1"/>
          <w:sz w:val="22"/>
          <w:szCs w:val="22"/>
          <w:lang w:val="en-GB"/>
          <w:rPrChange w:id="1152" w:author="Johannes Zauner" w:date="2025-09-12T14:01:00Z" w16du:dateUtc="2025-09-12T12:01:00Z">
            <w:rPr>
              <w:rFonts w:ascii="Arial" w:hAnsi="Arial" w:cs="Arial"/>
              <w:color w:val="000000" w:themeColor="text1"/>
              <w:sz w:val="22"/>
              <w:szCs w:val="22"/>
            </w:rPr>
          </w:rPrChange>
        </w:rPr>
        <w:t>MeLiDos</w:t>
      </w:r>
      <w:proofErr w:type="spellEnd"/>
      <w:r w:rsidRPr="00234F97">
        <w:rPr>
          <w:rFonts w:ascii="Arial" w:hAnsi="Arial" w:cs="Arial"/>
          <w:color w:val="000000" w:themeColor="text1"/>
          <w:sz w:val="22"/>
          <w:szCs w:val="22"/>
          <w:lang w:val="en-GB"/>
          <w:rPrChange w:id="1153" w:author="Johannes Zauner" w:date="2025-09-12T14:01:00Z" w16du:dateUtc="2025-09-12T12:01:00Z">
            <w:rPr>
              <w:rFonts w:ascii="Arial" w:hAnsi="Arial" w:cs="Arial"/>
              <w:color w:val="000000" w:themeColor="text1"/>
              <w:sz w:val="22"/>
              <w:szCs w:val="22"/>
            </w:rPr>
          </w:rPrChange>
        </w:rPr>
        <w:t xml:space="preserve">) received support from the "European Partnership on Metrology" with co-funding from the "European Union's Horizon Europe Research and Innovation Programme" and the participating member states. </w:t>
      </w:r>
      <w:r w:rsidR="009D01F6" w:rsidRPr="00234F97">
        <w:rPr>
          <w:rFonts w:ascii="Arial" w:hAnsi="Arial" w:cs="Arial"/>
          <w:color w:val="000000" w:themeColor="text1"/>
          <w:sz w:val="22"/>
          <w:szCs w:val="22"/>
          <w:lang w:val="en-GB"/>
          <w:rPrChange w:id="1154" w:author="Johannes Zauner" w:date="2025-09-12T14:01:00Z" w16du:dateUtc="2025-09-12T12:01:00Z">
            <w:rPr>
              <w:rFonts w:ascii="Arial" w:hAnsi="Arial" w:cs="Arial"/>
              <w:color w:val="000000" w:themeColor="text1"/>
              <w:sz w:val="22"/>
              <w:szCs w:val="22"/>
            </w:rPr>
          </w:rPrChange>
        </w:rPr>
        <w:t xml:space="preserve">A.D. was supported by the Izmir Institute of Technology through the </w:t>
      </w:r>
      <w:r w:rsidR="00102D36" w:rsidRPr="00234F97">
        <w:rPr>
          <w:rFonts w:ascii="Arial" w:hAnsi="Arial" w:cs="Arial"/>
          <w:color w:val="000000" w:themeColor="text1"/>
          <w:sz w:val="22"/>
          <w:szCs w:val="22"/>
          <w:lang w:val="en-GB"/>
          <w:rPrChange w:id="1155" w:author="Johannes Zauner" w:date="2025-09-12T14:01:00Z" w16du:dateUtc="2025-09-12T12:01:00Z">
            <w:rPr>
              <w:rFonts w:ascii="Arial" w:hAnsi="Arial" w:cs="Arial"/>
              <w:color w:val="000000" w:themeColor="text1"/>
              <w:sz w:val="22"/>
              <w:szCs w:val="22"/>
            </w:rPr>
          </w:rPrChange>
        </w:rPr>
        <w:t xml:space="preserve">Research University Support Programs </w:t>
      </w:r>
      <w:r w:rsidR="009D01F6" w:rsidRPr="00234F97">
        <w:rPr>
          <w:rFonts w:ascii="Arial" w:hAnsi="Arial" w:cs="Arial"/>
          <w:color w:val="000000" w:themeColor="text1"/>
          <w:sz w:val="22"/>
          <w:szCs w:val="22"/>
          <w:lang w:val="en-GB"/>
          <w:rPrChange w:id="1156" w:author="Johannes Zauner" w:date="2025-09-12T14:01:00Z" w16du:dateUtc="2025-09-12T12:01:00Z">
            <w:rPr>
              <w:rFonts w:ascii="Arial" w:hAnsi="Arial" w:cs="Arial"/>
              <w:color w:val="000000" w:themeColor="text1"/>
              <w:sz w:val="22"/>
              <w:szCs w:val="22"/>
            </w:rPr>
          </w:rPrChange>
        </w:rPr>
        <w:t xml:space="preserve">(Project No. 2023IYTE-2-0004). This funding contributed to the translation and validation of sleep- and light exposure–related surveys in Turkish and the purchase of light dosimeters. </w:t>
      </w:r>
      <w:r w:rsidR="00F22189" w:rsidRPr="00234F97">
        <w:rPr>
          <w:rFonts w:ascii="Arial" w:hAnsi="Arial" w:cs="Arial"/>
          <w:color w:val="000000" w:themeColor="text1"/>
          <w:sz w:val="22"/>
          <w:szCs w:val="22"/>
          <w:lang w:val="en-GB"/>
          <w:rPrChange w:id="1157" w:author="Johannes Zauner" w:date="2025-09-12T14:01:00Z" w16du:dateUtc="2025-09-12T12:01:00Z">
            <w:rPr>
              <w:rFonts w:ascii="Arial" w:hAnsi="Arial" w:cs="Arial"/>
              <w:color w:val="000000" w:themeColor="text1"/>
              <w:sz w:val="22"/>
              <w:szCs w:val="22"/>
            </w:rPr>
          </w:rPrChange>
        </w:rPr>
        <w:t xml:space="preserve">A.D. was also supported by TÜBİTAK - Scientific and Technological Research Council of </w:t>
      </w:r>
      <w:r w:rsidR="00F22189" w:rsidRPr="00234F97">
        <w:rPr>
          <w:rFonts w:ascii="Arial" w:hAnsi="Arial" w:cs="Arial"/>
          <w:color w:val="000000" w:themeColor="text1"/>
          <w:sz w:val="21"/>
          <w:szCs w:val="21"/>
          <w:lang w:val="en-GB"/>
          <w:rPrChange w:id="1158" w:author="Johannes Zauner" w:date="2025-09-12T14:01:00Z" w16du:dateUtc="2025-09-12T12:01:00Z">
            <w:rPr>
              <w:rFonts w:ascii="Arial" w:hAnsi="Arial" w:cs="Arial"/>
              <w:color w:val="000000" w:themeColor="text1"/>
              <w:sz w:val="21"/>
              <w:szCs w:val="21"/>
            </w:rPr>
          </w:rPrChange>
        </w:rPr>
        <w:t>Türkiye</w:t>
      </w:r>
      <w:r w:rsidR="00F22189" w:rsidRPr="00234F97">
        <w:rPr>
          <w:rFonts w:ascii="Arial" w:hAnsi="Arial" w:cs="Arial"/>
          <w:color w:val="000000" w:themeColor="text1"/>
          <w:sz w:val="22"/>
          <w:szCs w:val="22"/>
          <w:lang w:val="en-GB"/>
          <w:rPrChange w:id="1159" w:author="Johannes Zauner" w:date="2025-09-12T14:01:00Z" w16du:dateUtc="2025-09-12T12:01:00Z">
            <w:rPr>
              <w:rFonts w:ascii="Arial" w:hAnsi="Arial" w:cs="Arial"/>
              <w:color w:val="000000" w:themeColor="text1"/>
              <w:sz w:val="22"/>
              <w:szCs w:val="22"/>
            </w:rPr>
          </w:rPrChange>
        </w:rPr>
        <w:t xml:space="preserve"> (Project No. 224S740). This funding contributed to the d</w:t>
      </w:r>
      <w:r w:rsidR="009D01F6" w:rsidRPr="00234F97">
        <w:rPr>
          <w:rFonts w:ascii="Arial" w:hAnsi="Arial" w:cs="Arial"/>
          <w:color w:val="000000" w:themeColor="text1"/>
          <w:sz w:val="22"/>
          <w:szCs w:val="22"/>
          <w:lang w:val="en-GB"/>
          <w:rPrChange w:id="1160" w:author="Johannes Zauner" w:date="2025-09-12T14:01:00Z" w16du:dateUtc="2025-09-12T12:01:00Z">
            <w:rPr>
              <w:rFonts w:ascii="Arial" w:hAnsi="Arial" w:cs="Arial"/>
              <w:color w:val="000000" w:themeColor="text1"/>
              <w:sz w:val="22"/>
              <w:szCs w:val="22"/>
            </w:rPr>
          </w:rPrChange>
        </w:rPr>
        <w:t>ata collection and participant recruitment. The funding agencies had no role in the study design, data collection and analysis, decision to publish, or preparation of the manuscript.</w:t>
      </w:r>
    </w:p>
    <w:p w14:paraId="1D395E00" w14:textId="77777777" w:rsidR="00EF0CE1" w:rsidRPr="00234F97" w:rsidRDefault="00EF0CE1" w:rsidP="0011244B">
      <w:pPr>
        <w:pStyle w:val="berschrift2"/>
        <w:spacing w:line="276" w:lineRule="auto"/>
        <w:rPr>
          <w:rFonts w:ascii="Arial" w:hAnsi="Arial" w:cs="Arial"/>
          <w:color w:val="000000" w:themeColor="text1"/>
          <w:sz w:val="22"/>
          <w:szCs w:val="22"/>
          <w:lang w:val="en-GB"/>
          <w:rPrChange w:id="1161" w:author="Johannes Zauner" w:date="2025-09-12T14:01:00Z" w16du:dateUtc="2025-09-12T12:01:00Z">
            <w:rPr>
              <w:rFonts w:ascii="Arial" w:hAnsi="Arial" w:cs="Arial"/>
              <w:color w:val="000000" w:themeColor="text1"/>
              <w:sz w:val="22"/>
              <w:szCs w:val="22"/>
            </w:rPr>
          </w:rPrChange>
        </w:rPr>
      </w:pPr>
    </w:p>
    <w:p w14:paraId="4FA5ADBE" w14:textId="703786C0" w:rsidR="007B415E" w:rsidRPr="00234F97" w:rsidRDefault="007B415E" w:rsidP="0011244B">
      <w:pPr>
        <w:pStyle w:val="berschrift2"/>
        <w:spacing w:line="276" w:lineRule="auto"/>
        <w:rPr>
          <w:rFonts w:ascii="Arial" w:hAnsi="Arial" w:cs="Arial"/>
          <w:color w:val="000000" w:themeColor="text1"/>
          <w:sz w:val="22"/>
          <w:szCs w:val="22"/>
          <w:lang w:val="en-GB"/>
          <w:rPrChange w:id="1162" w:author="Johannes Zauner" w:date="2025-09-12T14:01:00Z" w16du:dateUtc="2025-09-12T12:01:00Z">
            <w:rPr>
              <w:rFonts w:ascii="Arial" w:hAnsi="Arial" w:cs="Arial"/>
              <w:color w:val="000000" w:themeColor="text1"/>
              <w:sz w:val="22"/>
              <w:szCs w:val="22"/>
            </w:rPr>
          </w:rPrChange>
        </w:rPr>
      </w:pPr>
      <w:r w:rsidRPr="00234F97">
        <w:rPr>
          <w:rFonts w:ascii="Arial" w:hAnsi="Arial" w:cs="Arial"/>
          <w:color w:val="000000" w:themeColor="text1"/>
          <w:sz w:val="22"/>
          <w:szCs w:val="22"/>
          <w:lang w:val="en-GB"/>
          <w:rPrChange w:id="1163" w:author="Johannes Zauner" w:date="2025-09-12T14:01:00Z" w16du:dateUtc="2025-09-12T12:01:00Z">
            <w:rPr>
              <w:rFonts w:ascii="Arial" w:hAnsi="Arial" w:cs="Arial"/>
              <w:color w:val="000000" w:themeColor="text1"/>
              <w:sz w:val="22"/>
              <w:szCs w:val="22"/>
            </w:rPr>
          </w:rPrChange>
        </w:rPr>
        <w:t>Acknowledgement</w:t>
      </w:r>
    </w:p>
    <w:p w14:paraId="18898BA8" w14:textId="6D68FD89" w:rsidR="004B09DC" w:rsidRPr="00234F97" w:rsidRDefault="006037DC" w:rsidP="0011244B">
      <w:pPr>
        <w:spacing w:line="276" w:lineRule="auto"/>
        <w:jc w:val="both"/>
        <w:rPr>
          <w:rFonts w:ascii="Arial" w:hAnsi="Arial" w:cs="Arial"/>
          <w:b/>
          <w:bCs/>
          <w:color w:val="000000" w:themeColor="text1"/>
          <w:sz w:val="22"/>
          <w:szCs w:val="22"/>
          <w:lang w:val="en-GB"/>
          <w:rPrChange w:id="1164" w:author="Johannes Zauner" w:date="2025-09-12T14:01:00Z" w16du:dateUtc="2025-09-12T12:01:00Z">
            <w:rPr>
              <w:rFonts w:ascii="Arial" w:hAnsi="Arial" w:cs="Arial"/>
              <w:b/>
              <w:bCs/>
              <w:color w:val="000000" w:themeColor="text1"/>
              <w:sz w:val="22"/>
              <w:szCs w:val="22"/>
            </w:rPr>
          </w:rPrChange>
        </w:rPr>
      </w:pPr>
      <w:r w:rsidRPr="00234F97">
        <w:rPr>
          <w:rFonts w:ascii="Arial" w:hAnsi="Arial" w:cs="Arial"/>
          <w:color w:val="000000" w:themeColor="text1"/>
          <w:sz w:val="22"/>
          <w:szCs w:val="22"/>
          <w:lang w:val="en-GB"/>
          <w:rPrChange w:id="1165" w:author="Johannes Zauner" w:date="2025-09-12T14:01:00Z" w16du:dateUtc="2025-09-12T12:01:00Z">
            <w:rPr>
              <w:rFonts w:ascii="Arial" w:hAnsi="Arial" w:cs="Arial"/>
              <w:color w:val="000000" w:themeColor="text1"/>
              <w:sz w:val="22"/>
              <w:szCs w:val="22"/>
            </w:rPr>
          </w:rPrChange>
        </w:rPr>
        <w:t xml:space="preserve">The authors would like to express gratitude to the participants </w:t>
      </w:r>
      <w:r w:rsidR="00970F5E" w:rsidRPr="00234F97">
        <w:rPr>
          <w:rFonts w:ascii="Arial" w:hAnsi="Arial" w:cs="Arial"/>
          <w:color w:val="000000" w:themeColor="text1"/>
          <w:sz w:val="22"/>
          <w:szCs w:val="22"/>
          <w:lang w:val="en-GB"/>
          <w:rPrChange w:id="1166" w:author="Johannes Zauner" w:date="2025-09-12T14:01:00Z" w16du:dateUtc="2025-09-12T12:01:00Z">
            <w:rPr>
              <w:rFonts w:ascii="Arial" w:hAnsi="Arial" w:cs="Arial"/>
              <w:color w:val="000000" w:themeColor="text1"/>
              <w:sz w:val="22"/>
              <w:szCs w:val="22"/>
            </w:rPr>
          </w:rPrChange>
        </w:rPr>
        <w:t>who volunteered in this study</w:t>
      </w:r>
      <w:r w:rsidR="00F7607D" w:rsidRPr="00234F97">
        <w:rPr>
          <w:rFonts w:ascii="Arial" w:hAnsi="Arial" w:cs="Arial"/>
          <w:color w:val="000000" w:themeColor="text1"/>
          <w:sz w:val="22"/>
          <w:szCs w:val="22"/>
          <w:lang w:val="en-GB"/>
          <w:rPrChange w:id="1167" w:author="Johannes Zauner" w:date="2025-09-12T14:01:00Z" w16du:dateUtc="2025-09-12T12:01:00Z">
            <w:rPr>
              <w:rFonts w:ascii="Arial" w:hAnsi="Arial" w:cs="Arial"/>
              <w:color w:val="000000" w:themeColor="text1"/>
              <w:sz w:val="22"/>
              <w:szCs w:val="22"/>
            </w:rPr>
          </w:rPrChange>
        </w:rPr>
        <w:t>.</w:t>
      </w:r>
    </w:p>
    <w:p w14:paraId="671A7D67" w14:textId="77777777" w:rsidR="0072060B" w:rsidRPr="00234F97" w:rsidRDefault="0055092E" w:rsidP="0072060B">
      <w:pPr>
        <w:spacing w:line="360" w:lineRule="auto"/>
        <w:jc w:val="both"/>
        <w:rPr>
          <w:rFonts w:ascii="Arial" w:hAnsi="Arial" w:cs="Arial"/>
          <w:b/>
          <w:bCs/>
          <w:color w:val="000000" w:themeColor="text1"/>
          <w:lang w:val="en-GB"/>
          <w:rPrChange w:id="1168"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169" w:author="Johannes Zauner" w:date="2025-09-12T14:01:00Z" w16du:dateUtc="2025-09-12T12:01:00Z">
            <w:rPr>
              <w:rFonts w:ascii="Arial" w:hAnsi="Arial" w:cs="Arial"/>
              <w:b/>
              <w:bCs/>
              <w:color w:val="000000" w:themeColor="text1"/>
            </w:rPr>
          </w:rPrChange>
        </w:rPr>
        <w:br w:type="page"/>
      </w:r>
    </w:p>
    <w:p w14:paraId="4800C340" w14:textId="5768487E" w:rsidR="0072060B" w:rsidRPr="00234F97" w:rsidRDefault="0072060B" w:rsidP="00E97A0B">
      <w:pPr>
        <w:pStyle w:val="berschrift1"/>
        <w:rPr>
          <w:rFonts w:ascii="Arial" w:hAnsi="Arial" w:cs="Arial"/>
          <w:b/>
          <w:bCs/>
          <w:color w:val="000000" w:themeColor="text1"/>
          <w:sz w:val="24"/>
          <w:szCs w:val="24"/>
          <w:lang w:val="en-GB"/>
          <w:rPrChange w:id="1170" w:author="Johannes Zauner" w:date="2025-09-12T14:01:00Z" w16du:dateUtc="2025-09-12T12:01:00Z">
            <w:rPr>
              <w:rFonts w:ascii="Arial" w:hAnsi="Arial" w:cs="Arial"/>
              <w:b/>
              <w:bCs/>
              <w:color w:val="000000" w:themeColor="text1"/>
              <w:sz w:val="24"/>
              <w:szCs w:val="24"/>
            </w:rPr>
          </w:rPrChange>
        </w:rPr>
      </w:pPr>
      <w:r w:rsidRPr="00234F97">
        <w:rPr>
          <w:rFonts w:ascii="Arial" w:hAnsi="Arial" w:cs="Arial"/>
          <w:b/>
          <w:bCs/>
          <w:color w:val="000000" w:themeColor="text1"/>
          <w:sz w:val="24"/>
          <w:szCs w:val="24"/>
          <w:lang w:val="en-GB"/>
          <w:rPrChange w:id="1171" w:author="Johannes Zauner" w:date="2025-09-12T14:01:00Z" w16du:dateUtc="2025-09-12T12:01:00Z">
            <w:rPr>
              <w:rFonts w:ascii="Arial" w:hAnsi="Arial" w:cs="Arial"/>
              <w:b/>
              <w:bCs/>
              <w:color w:val="000000" w:themeColor="text1"/>
              <w:sz w:val="24"/>
              <w:szCs w:val="24"/>
            </w:rPr>
          </w:rPrChange>
        </w:rPr>
        <w:lastRenderedPageBreak/>
        <w:t>Figures</w:t>
      </w:r>
    </w:p>
    <w:p w14:paraId="30EEDB5E" w14:textId="5F8769F8" w:rsidR="0072060B" w:rsidRPr="00234F97" w:rsidRDefault="00102D36" w:rsidP="0072060B">
      <w:pPr>
        <w:spacing w:line="360" w:lineRule="auto"/>
        <w:jc w:val="both"/>
        <w:rPr>
          <w:rFonts w:ascii="Arial" w:hAnsi="Arial" w:cs="Arial"/>
          <w:color w:val="000000" w:themeColor="text1"/>
          <w:lang w:val="en-GB"/>
          <w:rPrChange w:id="1172" w:author="Johannes Zauner" w:date="2025-09-12T14:01:00Z" w16du:dateUtc="2025-09-12T12:01:00Z">
            <w:rPr>
              <w:rFonts w:ascii="Arial" w:hAnsi="Arial" w:cs="Arial"/>
              <w:color w:val="000000" w:themeColor="text1"/>
            </w:rPr>
          </w:rPrChange>
        </w:rPr>
      </w:pPr>
      <w:r w:rsidRPr="00234F97">
        <w:rPr>
          <w:lang w:val="en-GB"/>
          <w:rPrChange w:id="1173" w:author="Johannes Zauner" w:date="2025-09-12T14:01:00Z" w16du:dateUtc="2025-09-12T12:01:00Z">
            <w:rPr/>
          </w:rPrChange>
        </w:rPr>
        <w:fldChar w:fldCharType="begin"/>
      </w:r>
      <w:r w:rsidRPr="00234F97">
        <w:rPr>
          <w:lang w:val="en-GB"/>
          <w:rPrChange w:id="1174" w:author="Johannes Zauner" w:date="2025-09-12T14:01:00Z" w16du:dateUtc="2025-09-12T12:01:00Z">
            <w:rPr/>
          </w:rPrChange>
        </w:rPr>
        <w:instrText xml:space="preserve"> INCLUDEPICTURE "https://github.com/MeLiDosProject/DidikogluEtAl_Dataset_2025/raw/main/output/figures/Figure_1.png" \* MERGEFORMATINET </w:instrText>
      </w:r>
      <w:r w:rsidRPr="00234F97">
        <w:rPr>
          <w:lang w:val="en-GB"/>
          <w:rPrChange w:id="1175" w:author="Johannes Zauner" w:date="2025-09-12T14:01:00Z" w16du:dateUtc="2025-09-12T12:01:00Z">
            <w:rPr/>
          </w:rPrChange>
        </w:rPr>
        <w:fldChar w:fldCharType="separate"/>
      </w:r>
      <w:r w:rsidRPr="00234F97">
        <w:rPr>
          <w:noProof/>
          <w:lang w:val="en-GB"/>
          <w:rPrChange w:id="1176" w:author="Johannes Zauner" w:date="2025-09-12T14:01:00Z" w16du:dateUtc="2025-09-12T12:01:00Z">
            <w:rPr>
              <w:noProof/>
            </w:rPr>
          </w:rPrChange>
        </w:rPr>
        <w:drawing>
          <wp:inline distT="0" distB="0" distL="0" distR="0" wp14:anchorId="6B6F5FA1" wp14:editId="1E3FF5B4">
            <wp:extent cx="5943600" cy="3496945"/>
            <wp:effectExtent l="0" t="0" r="0" b="0"/>
            <wp:docPr id="1642799531" name="Picture 1" descr="Overview of light exposure data. (A) location of data collection. (B) collection periods for participants, (C) photoperiods, and (D) double plot of median, interquartile range (50%), 75%, and 95% ribbons of light exposure across all participants. Shaded areas indicate nighttime from civil dusk to civil d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light exposure data. (A) location of data collection. (B) collection periods for participants, (C) photoperiods, and (D) double plot of median, interquartile range (50%), 75%, and 95% ribbons of light exposure across all participants. Shaded areas indicate nighttime from civil dusk to civil daw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noFill/>
                    <a:ln>
                      <a:noFill/>
                    </a:ln>
                  </pic:spPr>
                </pic:pic>
              </a:graphicData>
            </a:graphic>
          </wp:inline>
        </w:drawing>
      </w:r>
      <w:r w:rsidRPr="00234F97">
        <w:rPr>
          <w:lang w:val="en-GB"/>
          <w:rPrChange w:id="1177" w:author="Johannes Zauner" w:date="2025-09-12T14:01:00Z" w16du:dateUtc="2025-09-12T12:01:00Z">
            <w:rPr/>
          </w:rPrChange>
        </w:rPr>
        <w:fldChar w:fldCharType="end"/>
      </w:r>
    </w:p>
    <w:p w14:paraId="56626AD5" w14:textId="5C47B018" w:rsidR="0072060B" w:rsidRPr="00234F97" w:rsidRDefault="0072060B" w:rsidP="0072060B">
      <w:pPr>
        <w:spacing w:line="360" w:lineRule="auto"/>
        <w:jc w:val="both"/>
        <w:rPr>
          <w:rFonts w:ascii="Arial" w:hAnsi="Arial" w:cs="Arial"/>
          <w:color w:val="000000" w:themeColor="text1"/>
          <w:lang w:val="en-GB"/>
          <w:rPrChange w:id="1178" w:author="Johannes Zauner" w:date="2025-09-12T14:01:00Z" w16du:dateUtc="2025-09-12T12:01:00Z">
            <w:rPr>
              <w:rFonts w:ascii="Arial" w:hAnsi="Arial" w:cs="Arial"/>
              <w:color w:val="000000" w:themeColor="text1"/>
            </w:rPr>
          </w:rPrChange>
        </w:rPr>
      </w:pPr>
      <w:r w:rsidRPr="00234F97">
        <w:rPr>
          <w:rFonts w:ascii="Arial" w:hAnsi="Arial" w:cs="Arial"/>
          <w:b/>
          <w:bCs/>
          <w:color w:val="000000" w:themeColor="text1"/>
          <w:lang w:val="en-GB"/>
          <w:rPrChange w:id="1179" w:author="Johannes Zauner" w:date="2025-09-12T14:01:00Z" w16du:dateUtc="2025-09-12T12:01:00Z">
            <w:rPr>
              <w:rFonts w:ascii="Arial" w:hAnsi="Arial" w:cs="Arial"/>
              <w:b/>
              <w:bCs/>
              <w:color w:val="000000" w:themeColor="text1"/>
            </w:rPr>
          </w:rPrChange>
        </w:rPr>
        <w:t>Figure 1</w:t>
      </w:r>
      <w:r w:rsidRPr="00234F97">
        <w:rPr>
          <w:rFonts w:ascii="Arial" w:hAnsi="Arial" w:cs="Arial"/>
          <w:color w:val="000000" w:themeColor="text1"/>
          <w:lang w:val="en-GB"/>
          <w:rPrChange w:id="1180" w:author="Johannes Zauner" w:date="2025-09-12T14:01:00Z" w16du:dateUtc="2025-09-12T12:01:00Z">
            <w:rPr>
              <w:rFonts w:ascii="Arial" w:hAnsi="Arial" w:cs="Arial"/>
              <w:color w:val="000000" w:themeColor="text1"/>
            </w:rPr>
          </w:rPrChange>
        </w:rPr>
        <w:t xml:space="preserve">: An overview of the study design. </w:t>
      </w:r>
      <w:proofErr w:type="gramStart"/>
      <w:r w:rsidRPr="00234F97">
        <w:rPr>
          <w:rFonts w:ascii="Arial" w:hAnsi="Arial" w:cs="Arial"/>
          <w:b/>
          <w:bCs/>
          <w:color w:val="000000" w:themeColor="text1"/>
          <w:lang w:val="en-GB"/>
          <w:rPrChange w:id="1181" w:author="Johannes Zauner" w:date="2025-09-12T14:01:00Z" w16du:dateUtc="2025-09-12T12:01:00Z">
            <w:rPr>
              <w:rFonts w:ascii="Arial" w:hAnsi="Arial" w:cs="Arial"/>
              <w:b/>
              <w:bCs/>
              <w:color w:val="000000" w:themeColor="text1"/>
            </w:rPr>
          </w:rPrChange>
        </w:rPr>
        <w:t>A</w:t>
      </w:r>
      <w:r w:rsidRPr="00234F97">
        <w:rPr>
          <w:rFonts w:ascii="Arial" w:hAnsi="Arial" w:cs="Arial"/>
          <w:color w:val="000000" w:themeColor="text1"/>
          <w:lang w:val="en-GB"/>
          <w:rPrChange w:id="1182" w:author="Johannes Zauner" w:date="2025-09-12T14:01:00Z" w16du:dateUtc="2025-09-12T12:01:00Z">
            <w:rPr>
              <w:rFonts w:ascii="Arial" w:hAnsi="Arial" w:cs="Arial"/>
              <w:color w:val="000000" w:themeColor="text1"/>
            </w:rPr>
          </w:rPrChange>
        </w:rPr>
        <w:t>,</w:t>
      </w:r>
      <w:proofErr w:type="gramEnd"/>
      <w:r w:rsidRPr="00234F97">
        <w:rPr>
          <w:rFonts w:ascii="Arial" w:hAnsi="Arial" w:cs="Arial"/>
          <w:color w:val="000000" w:themeColor="text1"/>
          <w:lang w:val="en-GB"/>
          <w:rPrChange w:id="1183" w:author="Johannes Zauner" w:date="2025-09-12T14:01:00Z" w16du:dateUtc="2025-09-12T12:01:00Z">
            <w:rPr>
              <w:rFonts w:ascii="Arial" w:hAnsi="Arial" w:cs="Arial"/>
              <w:color w:val="000000" w:themeColor="text1"/>
            </w:rPr>
          </w:rPrChange>
        </w:rPr>
        <w:t xml:space="preserve"> Study location shown on map. </w:t>
      </w:r>
      <w:r w:rsidRPr="00234F97">
        <w:rPr>
          <w:rFonts w:ascii="Arial" w:hAnsi="Arial" w:cs="Arial"/>
          <w:b/>
          <w:bCs/>
          <w:color w:val="000000" w:themeColor="text1"/>
          <w:lang w:val="en-GB"/>
          <w:rPrChange w:id="1184" w:author="Johannes Zauner" w:date="2025-09-12T14:01:00Z" w16du:dateUtc="2025-09-12T12:01:00Z">
            <w:rPr>
              <w:rFonts w:ascii="Arial" w:hAnsi="Arial" w:cs="Arial"/>
              <w:b/>
              <w:bCs/>
              <w:color w:val="000000" w:themeColor="text1"/>
            </w:rPr>
          </w:rPrChange>
        </w:rPr>
        <w:t>B</w:t>
      </w:r>
      <w:r w:rsidRPr="00234F97">
        <w:rPr>
          <w:rFonts w:ascii="Arial" w:hAnsi="Arial" w:cs="Arial"/>
          <w:color w:val="000000" w:themeColor="text1"/>
          <w:lang w:val="en-GB"/>
          <w:rPrChange w:id="1185" w:author="Johannes Zauner" w:date="2025-09-12T14:01:00Z" w16du:dateUtc="2025-09-12T12:01:00Z">
            <w:rPr>
              <w:rFonts w:ascii="Arial" w:hAnsi="Arial" w:cs="Arial"/>
              <w:color w:val="000000" w:themeColor="text1"/>
            </w:rPr>
          </w:rPrChange>
        </w:rPr>
        <w:t xml:space="preserve">, Participants recording periods including implicit missing data in grey. </w:t>
      </w:r>
      <w:r w:rsidRPr="00234F97">
        <w:rPr>
          <w:rFonts w:ascii="Arial" w:hAnsi="Arial" w:cs="Arial"/>
          <w:b/>
          <w:bCs/>
          <w:color w:val="000000" w:themeColor="text1"/>
          <w:lang w:val="en-GB"/>
          <w:rPrChange w:id="1186" w:author="Johannes Zauner" w:date="2025-09-12T14:01:00Z" w16du:dateUtc="2025-09-12T12:01:00Z">
            <w:rPr>
              <w:rFonts w:ascii="Arial" w:hAnsi="Arial" w:cs="Arial"/>
              <w:b/>
              <w:bCs/>
              <w:color w:val="000000" w:themeColor="text1"/>
            </w:rPr>
          </w:rPrChange>
        </w:rPr>
        <w:t>C</w:t>
      </w:r>
      <w:r w:rsidRPr="00234F97">
        <w:rPr>
          <w:rFonts w:ascii="Arial" w:hAnsi="Arial" w:cs="Arial"/>
          <w:color w:val="000000" w:themeColor="text1"/>
          <w:lang w:val="en-GB"/>
          <w:rPrChange w:id="1187" w:author="Johannes Zauner" w:date="2025-09-12T14:01:00Z" w16du:dateUtc="2025-09-12T12:01:00Z">
            <w:rPr>
              <w:rFonts w:ascii="Arial" w:hAnsi="Arial" w:cs="Arial"/>
              <w:color w:val="000000" w:themeColor="text1"/>
            </w:rPr>
          </w:rPrChange>
        </w:rPr>
        <w:t xml:space="preserve">, Actual photoperiod duration in </w:t>
      </w:r>
      <w:r w:rsidR="00102D36" w:rsidRPr="00234F97">
        <w:rPr>
          <w:rFonts w:ascii="Arial" w:hAnsi="Arial" w:cs="Arial"/>
          <w:color w:val="000000" w:themeColor="text1"/>
          <w:lang w:val="en-GB"/>
          <w:rPrChange w:id="1188" w:author="Johannes Zauner" w:date="2025-09-12T14:01:00Z" w16du:dateUtc="2025-09-12T12:01:00Z">
            <w:rPr>
              <w:rFonts w:ascii="Arial" w:hAnsi="Arial" w:cs="Arial"/>
              <w:color w:val="000000" w:themeColor="text1"/>
            </w:rPr>
          </w:rPrChange>
        </w:rPr>
        <w:t>Izmir</w:t>
      </w:r>
      <w:r w:rsidRPr="00234F97">
        <w:rPr>
          <w:rFonts w:ascii="Arial" w:hAnsi="Arial" w:cs="Arial"/>
          <w:color w:val="000000" w:themeColor="text1"/>
          <w:lang w:val="en-GB"/>
          <w:rPrChange w:id="1189" w:author="Johannes Zauner" w:date="2025-09-12T14:01:00Z" w16du:dateUtc="2025-09-12T12:01:00Z">
            <w:rPr>
              <w:rFonts w:ascii="Arial" w:hAnsi="Arial" w:cs="Arial"/>
              <w:color w:val="000000" w:themeColor="text1"/>
            </w:rPr>
          </w:rPrChange>
        </w:rPr>
        <w:t xml:space="preserve">, </w:t>
      </w:r>
      <w:r w:rsidR="00102D36" w:rsidRPr="00234F97">
        <w:rPr>
          <w:rFonts w:ascii="Arial" w:hAnsi="Arial" w:cs="Arial"/>
          <w:color w:val="000000" w:themeColor="text1"/>
          <w:lang w:val="en-GB"/>
          <w:rPrChange w:id="1190" w:author="Johannes Zauner" w:date="2025-09-12T14:01:00Z" w16du:dateUtc="2025-09-12T12:01:00Z">
            <w:rPr>
              <w:rFonts w:ascii="Arial" w:hAnsi="Arial" w:cs="Arial"/>
              <w:color w:val="000000" w:themeColor="text1"/>
            </w:rPr>
          </w:rPrChange>
        </w:rPr>
        <w:t xml:space="preserve">Türkiye </w:t>
      </w:r>
      <w:r w:rsidRPr="00234F97">
        <w:rPr>
          <w:rFonts w:ascii="Arial" w:hAnsi="Arial" w:cs="Arial"/>
          <w:color w:val="000000" w:themeColor="text1"/>
          <w:lang w:val="en-GB"/>
          <w:rPrChange w:id="1191" w:author="Johannes Zauner" w:date="2025-09-12T14:01:00Z" w16du:dateUtc="2025-09-12T12:01:00Z">
            <w:rPr>
              <w:rFonts w:ascii="Arial" w:hAnsi="Arial" w:cs="Arial"/>
              <w:color w:val="000000" w:themeColor="text1"/>
            </w:rPr>
          </w:rPrChange>
        </w:rPr>
        <w:t>(</w:t>
      </w:r>
      <w:r w:rsidR="00102D36" w:rsidRPr="00234F97">
        <w:rPr>
          <w:rFonts w:ascii="Arial" w:hAnsi="Arial" w:cs="Arial"/>
          <w:color w:val="000000" w:themeColor="text1"/>
          <w:lang w:val="en-GB"/>
          <w:rPrChange w:id="1192" w:author="Johannes Zauner" w:date="2025-09-12T14:01:00Z" w16du:dateUtc="2025-09-12T12:01:00Z">
            <w:rPr>
              <w:rFonts w:ascii="Arial" w:hAnsi="Arial" w:cs="Arial"/>
              <w:color w:val="000000" w:themeColor="text1"/>
            </w:rPr>
          </w:rPrChange>
        </w:rPr>
        <w:t>purple</w:t>
      </w:r>
      <w:r w:rsidRPr="00234F97">
        <w:rPr>
          <w:rFonts w:ascii="Arial" w:hAnsi="Arial" w:cs="Arial"/>
          <w:color w:val="000000" w:themeColor="text1"/>
          <w:lang w:val="en-GB"/>
          <w:rPrChange w:id="1193" w:author="Johannes Zauner" w:date="2025-09-12T14:01:00Z" w16du:dateUtc="2025-09-12T12:01:00Z">
            <w:rPr>
              <w:rFonts w:ascii="Arial" w:hAnsi="Arial" w:cs="Arial"/>
              <w:color w:val="000000" w:themeColor="text1"/>
            </w:rPr>
          </w:rPrChange>
        </w:rPr>
        <w:t xml:space="preserve">). </w:t>
      </w:r>
      <w:r w:rsidRPr="00234F97">
        <w:rPr>
          <w:rFonts w:ascii="Arial" w:hAnsi="Arial" w:cs="Arial"/>
          <w:b/>
          <w:bCs/>
          <w:color w:val="000000" w:themeColor="text1"/>
          <w:lang w:val="en-GB"/>
          <w:rPrChange w:id="1194" w:author="Johannes Zauner" w:date="2025-09-12T14:01:00Z" w16du:dateUtc="2025-09-12T12:01:00Z">
            <w:rPr>
              <w:rFonts w:ascii="Arial" w:hAnsi="Arial" w:cs="Arial"/>
              <w:b/>
              <w:bCs/>
              <w:color w:val="000000" w:themeColor="text1"/>
            </w:rPr>
          </w:rPrChange>
        </w:rPr>
        <w:t>D</w:t>
      </w:r>
      <w:r w:rsidRPr="00234F97">
        <w:rPr>
          <w:rFonts w:ascii="Arial" w:hAnsi="Arial" w:cs="Arial"/>
          <w:color w:val="000000" w:themeColor="text1"/>
          <w:lang w:val="en-GB"/>
          <w:rPrChange w:id="1195" w:author="Johannes Zauner" w:date="2025-09-12T14:01:00Z" w16du:dateUtc="2025-09-12T12:01:00Z">
            <w:rPr>
              <w:rFonts w:ascii="Arial" w:hAnsi="Arial" w:cs="Arial"/>
              <w:color w:val="000000" w:themeColor="text1"/>
            </w:rPr>
          </w:rPrChange>
        </w:rPr>
        <w:t xml:space="preserve">, </w:t>
      </w:r>
      <w:proofErr w:type="gramStart"/>
      <w:r w:rsidRPr="00234F97">
        <w:rPr>
          <w:rFonts w:ascii="Arial" w:hAnsi="Arial" w:cs="Arial"/>
          <w:color w:val="000000" w:themeColor="text1"/>
          <w:lang w:val="en-GB"/>
          <w:rPrChange w:id="1196" w:author="Johannes Zauner" w:date="2025-09-12T14:01:00Z" w16du:dateUtc="2025-09-12T12:01:00Z">
            <w:rPr>
              <w:rFonts w:ascii="Arial" w:hAnsi="Arial" w:cs="Arial"/>
              <w:color w:val="000000" w:themeColor="text1"/>
            </w:rPr>
          </w:rPrChange>
        </w:rPr>
        <w:t>Recommended</w:t>
      </w:r>
      <w:proofErr w:type="gramEnd"/>
      <w:r w:rsidRPr="00234F97">
        <w:rPr>
          <w:rFonts w:ascii="Arial" w:hAnsi="Arial" w:cs="Arial"/>
          <w:color w:val="000000" w:themeColor="text1"/>
          <w:lang w:val="en-GB"/>
          <w:rPrChange w:id="1197" w:author="Johannes Zauner" w:date="2025-09-12T14:01:00Z" w16du:dateUtc="2025-09-12T12:01:00Z">
            <w:rPr>
              <w:rFonts w:ascii="Arial" w:hAnsi="Arial" w:cs="Arial"/>
              <w:color w:val="000000" w:themeColor="text1"/>
            </w:rPr>
          </w:rPrChange>
        </w:rPr>
        <w:t xml:space="preserve"> healthy daytime, evening and sleep light exposure (</w:t>
      </w:r>
      <w:proofErr w:type="spellStart"/>
      <w:r w:rsidRPr="00234F97">
        <w:rPr>
          <w:rFonts w:ascii="Arial" w:hAnsi="Arial" w:cs="Arial"/>
          <w:color w:val="000000" w:themeColor="text1"/>
          <w:lang w:val="en-GB"/>
          <w:rPrChange w:id="1198" w:author="Johannes Zauner" w:date="2025-09-12T14:01:00Z" w16du:dateUtc="2025-09-12T12:01:00Z">
            <w:rPr>
              <w:rFonts w:ascii="Arial" w:hAnsi="Arial" w:cs="Arial"/>
              <w:color w:val="000000" w:themeColor="text1"/>
            </w:rPr>
          </w:rPrChange>
        </w:rPr>
        <w:t>melanopic</w:t>
      </w:r>
      <w:proofErr w:type="spellEnd"/>
      <w:r w:rsidRPr="00234F97">
        <w:rPr>
          <w:rFonts w:ascii="Arial" w:hAnsi="Arial" w:cs="Arial"/>
          <w:color w:val="000000" w:themeColor="text1"/>
          <w:lang w:val="en-GB"/>
          <w:rPrChange w:id="1199" w:author="Johannes Zauner" w:date="2025-09-12T14:01:00Z" w16du:dateUtc="2025-09-12T12:01:00Z">
            <w:rPr>
              <w:rFonts w:ascii="Arial" w:hAnsi="Arial" w:cs="Arial"/>
              <w:color w:val="000000" w:themeColor="text1"/>
            </w:rPr>
          </w:rPrChange>
        </w:rPr>
        <w:t xml:space="preserve"> equivalent daylight illuminance, </w:t>
      </w:r>
      <w:proofErr w:type="spellStart"/>
      <w:r w:rsidRPr="00234F97">
        <w:rPr>
          <w:rFonts w:ascii="Arial" w:hAnsi="Arial" w:cs="Arial"/>
          <w:color w:val="000000" w:themeColor="text1"/>
          <w:lang w:val="en-GB"/>
          <w:rPrChange w:id="1200" w:author="Johannes Zauner" w:date="2025-09-12T14:01:00Z" w16du:dateUtc="2025-09-12T12:01:00Z">
            <w:rPr>
              <w:rFonts w:ascii="Arial" w:hAnsi="Arial" w:cs="Arial"/>
              <w:color w:val="000000" w:themeColor="text1"/>
            </w:rPr>
          </w:rPrChange>
        </w:rPr>
        <w:t>melanopic</w:t>
      </w:r>
      <w:proofErr w:type="spellEnd"/>
      <w:r w:rsidRPr="00234F97">
        <w:rPr>
          <w:rFonts w:ascii="Arial" w:hAnsi="Arial" w:cs="Arial"/>
          <w:color w:val="000000" w:themeColor="text1"/>
          <w:lang w:val="en-GB"/>
          <w:rPrChange w:id="1201" w:author="Johannes Zauner" w:date="2025-09-12T14:01:00Z" w16du:dateUtc="2025-09-12T12:01:00Z">
            <w:rPr>
              <w:rFonts w:ascii="Arial" w:hAnsi="Arial" w:cs="Arial"/>
              <w:color w:val="000000" w:themeColor="text1"/>
            </w:rPr>
          </w:rPrChange>
        </w:rPr>
        <w:t xml:space="preserve"> EDI).</w:t>
      </w:r>
    </w:p>
    <w:p w14:paraId="12D3328C" w14:textId="18A94460" w:rsidR="00161EC2" w:rsidRPr="00234F97" w:rsidRDefault="00161EC2">
      <w:pPr>
        <w:spacing w:line="259" w:lineRule="auto"/>
        <w:rPr>
          <w:rFonts w:ascii="Arial" w:hAnsi="Arial" w:cs="Arial"/>
          <w:b/>
          <w:bCs/>
          <w:color w:val="000000" w:themeColor="text1"/>
          <w:lang w:val="en-GB"/>
          <w:rPrChange w:id="1202"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203" w:author="Johannes Zauner" w:date="2025-09-12T14:01:00Z" w16du:dateUtc="2025-09-12T12:01:00Z">
            <w:rPr>
              <w:rFonts w:ascii="Arial" w:hAnsi="Arial" w:cs="Arial"/>
              <w:b/>
              <w:bCs/>
              <w:color w:val="000000" w:themeColor="text1"/>
            </w:rPr>
          </w:rPrChange>
        </w:rPr>
        <w:br w:type="page"/>
      </w:r>
    </w:p>
    <w:p w14:paraId="28525D49" w14:textId="56F865AB" w:rsidR="00B7101A" w:rsidRPr="00234F97" w:rsidRDefault="00B7101A" w:rsidP="00E97A0B">
      <w:pPr>
        <w:pStyle w:val="berschrift1"/>
        <w:rPr>
          <w:rFonts w:ascii="Arial" w:hAnsi="Arial" w:cs="Arial"/>
          <w:b/>
          <w:bCs/>
          <w:color w:val="000000" w:themeColor="text1"/>
          <w:sz w:val="24"/>
          <w:szCs w:val="24"/>
          <w:lang w:val="en-GB"/>
          <w:rPrChange w:id="1204" w:author="Johannes Zauner" w:date="2025-09-12T14:01:00Z" w16du:dateUtc="2025-09-12T12:01:00Z">
            <w:rPr>
              <w:rFonts w:ascii="Arial" w:hAnsi="Arial" w:cs="Arial"/>
              <w:b/>
              <w:bCs/>
              <w:color w:val="000000" w:themeColor="text1"/>
              <w:sz w:val="24"/>
              <w:szCs w:val="24"/>
            </w:rPr>
          </w:rPrChange>
        </w:rPr>
      </w:pPr>
      <w:r w:rsidRPr="00234F97">
        <w:rPr>
          <w:rFonts w:ascii="Arial" w:hAnsi="Arial" w:cs="Arial"/>
          <w:b/>
          <w:bCs/>
          <w:color w:val="000000" w:themeColor="text1"/>
          <w:sz w:val="24"/>
          <w:szCs w:val="24"/>
          <w:lang w:val="en-GB"/>
          <w:rPrChange w:id="1205" w:author="Johannes Zauner" w:date="2025-09-12T14:01:00Z" w16du:dateUtc="2025-09-12T12:01:00Z">
            <w:rPr>
              <w:rFonts w:ascii="Arial" w:hAnsi="Arial" w:cs="Arial"/>
              <w:b/>
              <w:bCs/>
              <w:color w:val="000000" w:themeColor="text1"/>
              <w:sz w:val="24"/>
              <w:szCs w:val="24"/>
            </w:rPr>
          </w:rPrChange>
        </w:rPr>
        <w:lastRenderedPageBreak/>
        <w:t>Tables</w:t>
      </w:r>
    </w:p>
    <w:p w14:paraId="04C3DC89" w14:textId="47EB6F71" w:rsidR="009C39B2" w:rsidRPr="009C39B2" w:rsidRDefault="009C39B2" w:rsidP="009C39B2">
      <w:pPr>
        <w:pStyle w:val="berschrift2"/>
        <w:rPr>
          <w:rFonts w:ascii="Calibri" w:hAnsi="Calibri"/>
          <w:color w:val="333333"/>
          <w:sz w:val="20"/>
        </w:rPr>
      </w:pPr>
      <w:r w:rsidRPr="00437761">
        <w:rPr>
          <w:rFonts w:ascii="Arial" w:hAnsi="Arial" w:cs="Arial"/>
          <w:b/>
          <w:bCs/>
          <w:color w:val="000000" w:themeColor="text1"/>
          <w:sz w:val="24"/>
          <w:szCs w:val="24"/>
          <w:lang w:val="en-GB"/>
        </w:rPr>
        <w:t>Table 1.</w:t>
      </w:r>
      <w:r w:rsidRPr="00437761">
        <w:rPr>
          <w:rFonts w:ascii="Arial" w:hAnsi="Arial" w:cs="Arial"/>
          <w:color w:val="000000" w:themeColor="text1"/>
          <w:sz w:val="24"/>
          <w:szCs w:val="24"/>
          <w:lang w:val="en-GB"/>
        </w:rPr>
        <w:t xml:space="preserve"> </w:t>
      </w:r>
      <w:r>
        <w:rPr>
          <w:rFonts w:ascii="Arial" w:hAnsi="Arial" w:cs="Arial"/>
          <w:color w:val="000000" w:themeColor="text1"/>
          <w:sz w:val="24"/>
          <w:szCs w:val="24"/>
          <w:lang w:val="en-GB"/>
        </w:rPr>
        <w:t>Numeric overview of the data</w:t>
      </w:r>
    </w:p>
    <w:tbl>
      <w:tblPr>
        <w:tblStyle w:val="Table"/>
        <w:tblW w:w="0" w:type="auto"/>
        <w:tblCellMar>
          <w:left w:w="60" w:type="dxa"/>
          <w:right w:w="60" w:type="dxa"/>
        </w:tblCellMar>
        <w:tblLook w:val="0000" w:firstRow="0" w:lastRow="0" w:firstColumn="0" w:lastColumn="0" w:noHBand="0" w:noVBand="0"/>
      </w:tblPr>
      <w:tblGrid>
        <w:gridCol w:w="2748"/>
        <w:gridCol w:w="1363"/>
        <w:gridCol w:w="2978"/>
        <w:gridCol w:w="216"/>
        <w:gridCol w:w="1877"/>
      </w:tblGrid>
      <w:tr w:rsidR="009C39B2" w:rsidRPr="00F30721" w14:paraId="3FE7F9FD" w14:textId="77777777" w:rsidTr="00F30721">
        <w:trPr>
          <w:cantSplit/>
        </w:trPr>
        <w:tc>
          <w:tcPr>
            <w:tcW w:w="7305" w:type="dxa"/>
            <w:gridSpan w:val="4"/>
            <w:tcBorders>
              <w:top w:val="single" w:sz="16" w:space="0" w:color="D3D3D3"/>
              <w:left w:val="single" w:sz="0" w:space="0" w:color="D3D3D3"/>
              <w:bottom w:val="single" w:sz="16" w:space="0" w:color="D3D3D3"/>
              <w:right w:val="single" w:sz="0" w:space="0" w:color="D3D3D3"/>
            </w:tcBorders>
            <w:tcMar>
              <w:top w:w="25" w:type="dxa"/>
            </w:tcMar>
          </w:tcPr>
          <w:p w14:paraId="68F01868" w14:textId="0FC53A97" w:rsidR="009C39B2" w:rsidRPr="00F30721" w:rsidRDefault="009C39B2" w:rsidP="00437761">
            <w:pPr>
              <w:keepNext/>
              <w:spacing w:after="60"/>
              <w:rPr>
                <w:rFonts w:ascii="Arial" w:hAnsi="Arial" w:cs="Arial"/>
              </w:rPr>
            </w:pPr>
            <w:proofErr w:type="spellStart"/>
            <w:r w:rsidRPr="00F30721">
              <w:rPr>
                <w:rFonts w:ascii="Arial" w:hAnsi="Arial" w:cs="Arial"/>
                <w:b/>
                <w:sz w:val="20"/>
              </w:rPr>
              <w:t>Overview</w:t>
            </w:r>
            <w:proofErr w:type="spellEnd"/>
            <w:r w:rsidRPr="00F30721">
              <w:rPr>
                <w:rFonts w:ascii="Arial" w:hAnsi="Arial" w:cs="Arial"/>
                <w:b/>
                <w:sz w:val="20"/>
              </w:rPr>
              <w:t xml:space="preserve"> </w:t>
            </w:r>
            <w:proofErr w:type="spellStart"/>
            <w:r w:rsidRPr="00F30721">
              <w:rPr>
                <w:rFonts w:ascii="Arial" w:hAnsi="Arial" w:cs="Arial"/>
                <w:b/>
                <w:sz w:val="20"/>
              </w:rPr>
              <w:t>for</w:t>
            </w:r>
            <w:proofErr w:type="spellEnd"/>
            <w:r w:rsidRPr="00F30721">
              <w:rPr>
                <w:rFonts w:ascii="Arial" w:hAnsi="Arial" w:cs="Arial"/>
                <w:b/>
                <w:sz w:val="20"/>
              </w:rPr>
              <w:t xml:space="preserve"> </w:t>
            </w:r>
            <w:r w:rsidRPr="00F30721">
              <w:rPr>
                <w:rFonts w:ascii="Arial" w:hAnsi="Arial" w:cs="Arial"/>
                <w:b/>
                <w:bCs/>
                <w:color w:val="333333"/>
                <w:sz w:val="20"/>
              </w:rPr>
              <w:t>Izmir, Turkey (38.3°N, 26.6°E), TZ: Europe/Istanbul</w:t>
            </w:r>
          </w:p>
        </w:tc>
        <w:tc>
          <w:tcPr>
            <w:tcW w:w="1877" w:type="dxa"/>
            <w:tcBorders>
              <w:top w:val="single" w:sz="16" w:space="0" w:color="D3D3D3"/>
              <w:left w:val="single" w:sz="0" w:space="0" w:color="D3D3D3"/>
              <w:bottom w:val="single" w:sz="16" w:space="0" w:color="D3D3D3"/>
              <w:right w:val="single" w:sz="0" w:space="0" w:color="D3D3D3"/>
            </w:tcBorders>
          </w:tcPr>
          <w:p w14:paraId="5DE5472A" w14:textId="77777777" w:rsidR="009C39B2" w:rsidRPr="00F30721" w:rsidRDefault="009C39B2" w:rsidP="00437761">
            <w:pPr>
              <w:keepNext/>
              <w:spacing w:after="60"/>
              <w:rPr>
                <w:rFonts w:ascii="Arial" w:hAnsi="Arial" w:cs="Arial"/>
                <w:b/>
                <w:sz w:val="20"/>
              </w:rPr>
            </w:pPr>
          </w:p>
        </w:tc>
      </w:tr>
      <w:tr w:rsidR="009C39B2" w:rsidRPr="00F30721" w14:paraId="7C3DDF12"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16E2FAF"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Participants</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3B281F12"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0D3CCEDB" w14:textId="77777777" w:rsidR="009C39B2" w:rsidRPr="00F30721" w:rsidRDefault="009C39B2" w:rsidP="00437761">
            <w:pPr>
              <w:keepNext/>
              <w:spacing w:after="60"/>
              <w:rPr>
                <w:rFonts w:ascii="Arial" w:hAnsi="Arial" w:cs="Arial"/>
              </w:rPr>
            </w:pPr>
            <w:r w:rsidRPr="00F30721">
              <w:rPr>
                <w:rFonts w:ascii="Arial" w:hAnsi="Arial" w:cs="Arial"/>
                <w:b/>
                <w:bCs/>
                <w:sz w:val="20"/>
              </w:rPr>
              <w:t>17</w:t>
            </w:r>
          </w:p>
        </w:tc>
        <w:tc>
          <w:tcPr>
            <w:tcW w:w="216" w:type="dxa"/>
            <w:tcBorders>
              <w:top w:val="single" w:sz="0" w:space="0" w:color="D3D3D3"/>
              <w:left w:val="single" w:sz="0" w:space="0" w:color="D3D3D3"/>
              <w:bottom w:val="single" w:sz="0" w:space="0" w:color="D3D3D3"/>
              <w:right w:val="single" w:sz="0" w:space="0" w:color="D3D3D3"/>
            </w:tcBorders>
          </w:tcPr>
          <w:p w14:paraId="70D86ED0" w14:textId="77777777" w:rsidR="009C39B2" w:rsidRPr="00F30721" w:rsidRDefault="009C39B2" w:rsidP="00437761">
            <w:pPr>
              <w:keepNext/>
              <w:spacing w:after="60"/>
              <w:jc w:val="right"/>
              <w:rPr>
                <w:rFonts w:ascii="Arial" w:hAnsi="Arial" w:cs="Arial"/>
              </w:rPr>
            </w:pPr>
          </w:p>
        </w:tc>
        <w:tc>
          <w:tcPr>
            <w:tcW w:w="1877" w:type="dxa"/>
            <w:vMerge w:val="restart"/>
            <w:tcBorders>
              <w:top w:val="single" w:sz="0" w:space="0" w:color="D3D3D3"/>
              <w:left w:val="single" w:sz="0" w:space="0" w:color="D3D3D3"/>
              <w:right w:val="single" w:sz="0" w:space="0" w:color="D3D3D3"/>
            </w:tcBorders>
          </w:tcPr>
          <w:p w14:paraId="3A2017CD" w14:textId="77777777" w:rsidR="009C39B2" w:rsidRPr="00F30721" w:rsidRDefault="009C39B2" w:rsidP="00437761">
            <w:pPr>
              <w:keepNext/>
              <w:spacing w:after="60"/>
              <w:jc w:val="right"/>
              <w:rPr>
                <w:rFonts w:ascii="Arial" w:hAnsi="Arial" w:cs="Arial"/>
              </w:rPr>
            </w:pPr>
            <w:r w:rsidRPr="00F30721">
              <w:rPr>
                <w:rFonts w:ascii="Arial" w:hAnsi="Arial" w:cs="Arial"/>
                <w:noProof/>
              </w:rPr>
              <w:drawing>
                <wp:inline distT="0" distB="0" distL="0" distR="0" wp14:anchorId="3EAD55F9" wp14:editId="1AC7F439">
                  <wp:extent cx="1115736" cy="1368425"/>
                  <wp:effectExtent l="0" t="0" r="0" b="0"/>
                  <wp:docPr id="97938410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854" name="Grafik 1" descr="Ein Bild, das Text, Screenshot, Schrift, Zahl enthält.&#10;&#10;KI-generierte Inhalte können fehlerhaft sein."/>
                          <pic:cNvPicPr/>
                        </pic:nvPicPr>
                        <pic:blipFill rotWithShape="1">
                          <a:blip r:embed="rId12" cstate="print">
                            <a:extLst>
                              <a:ext uri="{28A0092B-C50C-407E-A947-70E740481C1C}">
                                <a14:useLocalDpi xmlns:a14="http://schemas.microsoft.com/office/drawing/2010/main" val="0"/>
                              </a:ext>
                            </a:extLst>
                          </a:blip>
                          <a:srcRect l="80669" t="9566" r="1290" b="73273"/>
                          <a:stretch>
                            <a:fillRect/>
                          </a:stretch>
                        </pic:blipFill>
                        <pic:spPr bwMode="auto">
                          <a:xfrm rot="10800000" flipH="1" flipV="1">
                            <a:off x="0" y="0"/>
                            <a:ext cx="1149795" cy="1410197"/>
                          </a:xfrm>
                          <a:prstGeom prst="rect">
                            <a:avLst/>
                          </a:prstGeom>
                          <a:ln>
                            <a:noFill/>
                          </a:ln>
                          <a:extLst>
                            <a:ext uri="{53640926-AAD7-44D8-BBD7-CCE9431645EC}">
                              <a14:shadowObscured xmlns:a14="http://schemas.microsoft.com/office/drawing/2010/main"/>
                            </a:ext>
                          </a:extLst>
                        </pic:spPr>
                      </pic:pic>
                    </a:graphicData>
                  </a:graphic>
                </wp:inline>
              </w:drawing>
            </w:r>
          </w:p>
        </w:tc>
      </w:tr>
      <w:tr w:rsidR="009C39B2" w:rsidRPr="00F30721" w14:paraId="5325E7EA"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6CA3C04E"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Participant-days</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61155975"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0B15D7B7" w14:textId="77777777" w:rsidR="009C39B2" w:rsidRPr="00F30721" w:rsidRDefault="009C39B2" w:rsidP="00437761">
            <w:pPr>
              <w:keepNext/>
              <w:spacing w:after="60"/>
              <w:rPr>
                <w:rFonts w:ascii="Arial" w:hAnsi="Arial" w:cs="Arial"/>
              </w:rPr>
            </w:pPr>
            <w:r w:rsidRPr="00F30721">
              <w:rPr>
                <w:rFonts w:ascii="Arial" w:hAnsi="Arial" w:cs="Arial"/>
                <w:b/>
                <w:bCs/>
                <w:sz w:val="20"/>
              </w:rPr>
              <w:t>140</w:t>
            </w:r>
          </w:p>
        </w:tc>
        <w:tc>
          <w:tcPr>
            <w:tcW w:w="216" w:type="dxa"/>
            <w:tcBorders>
              <w:top w:val="single" w:sz="0" w:space="0" w:color="D3D3D3"/>
              <w:left w:val="single" w:sz="0" w:space="0" w:color="D3D3D3"/>
              <w:bottom w:val="single" w:sz="0" w:space="0" w:color="D3D3D3"/>
              <w:right w:val="single" w:sz="0" w:space="0" w:color="D3D3D3"/>
            </w:tcBorders>
          </w:tcPr>
          <w:p w14:paraId="600144C5"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2BB829BC" w14:textId="77777777" w:rsidR="009C39B2" w:rsidRPr="00F30721" w:rsidRDefault="009C39B2" w:rsidP="00437761">
            <w:pPr>
              <w:keepNext/>
              <w:spacing w:after="60"/>
              <w:jc w:val="right"/>
              <w:rPr>
                <w:rFonts w:ascii="Arial" w:hAnsi="Arial" w:cs="Arial"/>
              </w:rPr>
            </w:pPr>
          </w:p>
        </w:tc>
      </w:tr>
      <w:tr w:rsidR="009C39B2" w:rsidRPr="00F30721" w14:paraId="7A462805"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703ED4F2" w14:textId="77777777" w:rsidR="009C39B2" w:rsidRPr="00F30721" w:rsidRDefault="009C39B2" w:rsidP="00437761">
            <w:pPr>
              <w:keepNext/>
              <w:spacing w:after="60"/>
              <w:rPr>
                <w:rFonts w:ascii="Arial" w:hAnsi="Arial" w:cs="Arial"/>
              </w:rPr>
            </w:pPr>
            <w:r w:rsidRPr="00F30721">
              <w:rPr>
                <w:rFonts w:ascii="Arial" w:hAnsi="Arial" w:cs="Arial"/>
                <w:sz w:val="20"/>
              </w:rPr>
              <w:t xml:space="preserve">Days ≥80% </w:t>
            </w:r>
            <w:proofErr w:type="spellStart"/>
            <w:r w:rsidRPr="00F30721">
              <w:rPr>
                <w:rFonts w:ascii="Arial" w:hAnsi="Arial" w:cs="Arial"/>
                <w:sz w:val="20"/>
              </w:rPr>
              <w:t>complete</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357C390F"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79A5B290" w14:textId="77777777" w:rsidR="009C39B2" w:rsidRPr="00F30721" w:rsidRDefault="009C39B2" w:rsidP="00437761">
            <w:pPr>
              <w:keepNext/>
              <w:spacing w:after="60"/>
              <w:rPr>
                <w:rFonts w:ascii="Arial" w:hAnsi="Arial" w:cs="Arial"/>
              </w:rPr>
            </w:pPr>
            <w:r w:rsidRPr="00F30721">
              <w:rPr>
                <w:rFonts w:ascii="Arial" w:hAnsi="Arial" w:cs="Arial"/>
                <w:b/>
                <w:bCs/>
                <w:sz w:val="20"/>
              </w:rPr>
              <w:t>105</w:t>
            </w:r>
          </w:p>
        </w:tc>
        <w:tc>
          <w:tcPr>
            <w:tcW w:w="216" w:type="dxa"/>
            <w:tcBorders>
              <w:top w:val="single" w:sz="0" w:space="0" w:color="D3D3D3"/>
              <w:left w:val="single" w:sz="0" w:space="0" w:color="D3D3D3"/>
              <w:bottom w:val="single" w:sz="0" w:space="0" w:color="D3D3D3"/>
              <w:right w:val="single" w:sz="0" w:space="0" w:color="D3D3D3"/>
            </w:tcBorders>
          </w:tcPr>
          <w:p w14:paraId="64C02E67"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3BC11B6E" w14:textId="77777777" w:rsidR="009C39B2" w:rsidRPr="00F30721" w:rsidRDefault="009C39B2" w:rsidP="00437761">
            <w:pPr>
              <w:keepNext/>
              <w:spacing w:after="60"/>
              <w:jc w:val="right"/>
              <w:rPr>
                <w:rFonts w:ascii="Arial" w:hAnsi="Arial" w:cs="Arial"/>
              </w:rPr>
            </w:pPr>
          </w:p>
        </w:tc>
      </w:tr>
      <w:tr w:rsidR="009C39B2" w:rsidRPr="00F30721" w14:paraId="4B7D9E8E"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707A3895"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Missing</w:t>
            </w:r>
            <w:proofErr w:type="spellEnd"/>
            <w:r w:rsidRPr="00F30721">
              <w:rPr>
                <w:rFonts w:ascii="Arial" w:hAnsi="Arial" w:cs="Arial"/>
                <w:sz w:val="20"/>
              </w:rPr>
              <w:t>/</w:t>
            </w:r>
            <w:proofErr w:type="spellStart"/>
            <w:r w:rsidRPr="00F30721">
              <w:rPr>
                <w:rFonts w:ascii="Arial" w:hAnsi="Arial" w:cs="Arial"/>
                <w:sz w:val="20"/>
              </w:rPr>
              <w:t>irregular</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1BD99435"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05177446" w14:textId="77777777" w:rsidR="009C39B2" w:rsidRPr="00F30721" w:rsidRDefault="009C39B2" w:rsidP="00437761">
            <w:pPr>
              <w:keepNext/>
              <w:spacing w:after="60"/>
              <w:rPr>
                <w:rFonts w:ascii="Arial" w:hAnsi="Arial" w:cs="Arial"/>
              </w:rPr>
            </w:pPr>
            <w:r w:rsidRPr="00F30721">
              <w:rPr>
                <w:rFonts w:ascii="Arial" w:hAnsi="Arial" w:cs="Arial"/>
                <w:b/>
                <w:bCs/>
                <w:sz w:val="20"/>
              </w:rPr>
              <w:t>13.54%</w:t>
            </w:r>
            <w:r w:rsidRPr="00F30721">
              <w:rPr>
                <w:rFonts w:ascii="Arial" w:hAnsi="Arial" w:cs="Arial"/>
                <w:sz w:val="20"/>
              </w:rPr>
              <w:t xml:space="preserve"> (9.48% - 16.63%)</w:t>
            </w:r>
          </w:p>
        </w:tc>
        <w:tc>
          <w:tcPr>
            <w:tcW w:w="216" w:type="dxa"/>
            <w:tcBorders>
              <w:top w:val="single" w:sz="0" w:space="0" w:color="D3D3D3"/>
              <w:left w:val="single" w:sz="0" w:space="0" w:color="D3D3D3"/>
              <w:bottom w:val="single" w:sz="0" w:space="0" w:color="D3D3D3"/>
              <w:right w:val="single" w:sz="0" w:space="0" w:color="D3D3D3"/>
            </w:tcBorders>
          </w:tcPr>
          <w:p w14:paraId="6FD44BB0"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3E6889DC" w14:textId="77777777" w:rsidR="009C39B2" w:rsidRPr="00F30721" w:rsidRDefault="009C39B2" w:rsidP="00437761">
            <w:pPr>
              <w:keepNext/>
              <w:spacing w:after="60"/>
              <w:jc w:val="right"/>
              <w:rPr>
                <w:rFonts w:ascii="Arial" w:hAnsi="Arial" w:cs="Arial"/>
              </w:rPr>
            </w:pPr>
          </w:p>
        </w:tc>
      </w:tr>
      <w:tr w:rsidR="009C39B2" w:rsidRPr="00F30721" w14:paraId="4D52415A"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2D387B10"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Photoperiod</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6AD5E79B" w14:textId="77777777" w:rsidR="009C39B2" w:rsidRPr="00F30721" w:rsidRDefault="009C39B2" w:rsidP="00437761">
            <w:pPr>
              <w:keepNext/>
              <w:spacing w:after="60"/>
              <w:jc w:val="right"/>
              <w:rPr>
                <w:rFonts w:ascii="Arial" w:hAnsi="Arial" w:cs="Arial"/>
              </w:rPr>
            </w:pPr>
          </w:p>
        </w:tc>
        <w:tc>
          <w:tcPr>
            <w:tcW w:w="2978" w:type="dxa"/>
            <w:tcBorders>
              <w:top w:val="single" w:sz="0" w:space="0" w:color="D3D3D3"/>
              <w:left w:val="single" w:sz="0" w:space="0" w:color="D3D3D3"/>
              <w:bottom w:val="single" w:sz="0" w:space="0" w:color="D3D3D3"/>
              <w:right w:val="single" w:sz="0" w:space="0" w:color="D3D3D3"/>
            </w:tcBorders>
          </w:tcPr>
          <w:p w14:paraId="2B231A7F" w14:textId="77777777" w:rsidR="009C39B2" w:rsidRPr="00F30721" w:rsidRDefault="009C39B2" w:rsidP="00437761">
            <w:pPr>
              <w:keepNext/>
              <w:spacing w:after="60"/>
              <w:rPr>
                <w:rFonts w:ascii="Arial" w:hAnsi="Arial" w:cs="Arial"/>
              </w:rPr>
            </w:pPr>
            <w:r w:rsidRPr="00F30721">
              <w:rPr>
                <w:rFonts w:ascii="Arial" w:hAnsi="Arial" w:cs="Arial"/>
                <w:b/>
                <w:bCs/>
                <w:sz w:val="20"/>
              </w:rPr>
              <w:t>12h 59m</w:t>
            </w:r>
            <w:r w:rsidRPr="00F30721">
              <w:rPr>
                <w:rFonts w:ascii="Arial" w:hAnsi="Arial" w:cs="Arial"/>
                <w:sz w:val="20"/>
              </w:rPr>
              <w:t xml:space="preserve"> (10h 29m - 15h 42m)</w:t>
            </w:r>
          </w:p>
        </w:tc>
        <w:tc>
          <w:tcPr>
            <w:tcW w:w="216" w:type="dxa"/>
            <w:tcBorders>
              <w:top w:val="single" w:sz="0" w:space="0" w:color="D3D3D3"/>
              <w:left w:val="single" w:sz="0" w:space="0" w:color="D3D3D3"/>
              <w:bottom w:val="single" w:sz="0" w:space="0" w:color="D3D3D3"/>
              <w:right w:val="single" w:sz="0" w:space="0" w:color="D3D3D3"/>
            </w:tcBorders>
          </w:tcPr>
          <w:p w14:paraId="7CBC5745"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bottom w:val="single" w:sz="0" w:space="0" w:color="D3D3D3"/>
              <w:right w:val="single" w:sz="0" w:space="0" w:color="D3D3D3"/>
            </w:tcBorders>
          </w:tcPr>
          <w:p w14:paraId="606CE9CD"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24E0CB56" w14:textId="77777777" w:rsidTr="00F30721">
        <w:trPr>
          <w:cantSplit/>
        </w:trPr>
        <w:tc>
          <w:tcPr>
            <w:tcW w:w="7305" w:type="dxa"/>
            <w:gridSpan w:val="4"/>
            <w:tcBorders>
              <w:top w:val="single" w:sz="16" w:space="0" w:color="D3D3D3"/>
              <w:left w:val="single" w:sz="0" w:space="0" w:color="D3D3D3"/>
              <w:bottom w:val="single" w:sz="16" w:space="0" w:color="D3D3D3"/>
              <w:right w:val="single" w:sz="0" w:space="0" w:color="D3D3D3"/>
            </w:tcBorders>
            <w:tcMar>
              <w:top w:w="25" w:type="dxa"/>
            </w:tcMar>
          </w:tcPr>
          <w:p w14:paraId="67A1F867" w14:textId="77777777" w:rsidR="009C39B2" w:rsidRPr="00F30721" w:rsidRDefault="009C39B2" w:rsidP="00437761">
            <w:pPr>
              <w:keepNext/>
              <w:spacing w:after="60"/>
              <w:rPr>
                <w:rFonts w:ascii="Arial" w:hAnsi="Arial" w:cs="Arial"/>
              </w:rPr>
            </w:pPr>
            <w:r w:rsidRPr="00F30721">
              <w:rPr>
                <w:rFonts w:ascii="Arial" w:hAnsi="Arial" w:cs="Arial"/>
                <w:b/>
                <w:sz w:val="20"/>
              </w:rPr>
              <w:t>Metrics</w:t>
            </w:r>
            <w:r w:rsidRPr="00F30721">
              <w:rPr>
                <w:rFonts w:ascii="Arial" w:hAnsi="Arial" w:cs="Arial"/>
                <w:b/>
                <w:i/>
                <w:sz w:val="20"/>
                <w:vertAlign w:val="superscript"/>
              </w:rPr>
              <w:t>2</w:t>
            </w:r>
          </w:p>
        </w:tc>
        <w:tc>
          <w:tcPr>
            <w:tcW w:w="1877" w:type="dxa"/>
            <w:tcBorders>
              <w:top w:val="single" w:sz="16" w:space="0" w:color="D3D3D3"/>
              <w:left w:val="single" w:sz="0" w:space="0" w:color="D3D3D3"/>
              <w:bottom w:val="single" w:sz="16" w:space="0" w:color="D3D3D3"/>
              <w:right w:val="single" w:sz="0" w:space="0" w:color="D3D3D3"/>
            </w:tcBorders>
          </w:tcPr>
          <w:p w14:paraId="4BC37809" w14:textId="77777777" w:rsidR="009C39B2" w:rsidRPr="00F30721" w:rsidRDefault="009C39B2" w:rsidP="00437761">
            <w:pPr>
              <w:keepNext/>
              <w:spacing w:after="60"/>
              <w:rPr>
                <w:rFonts w:ascii="Arial" w:hAnsi="Arial" w:cs="Arial"/>
                <w:b/>
                <w:sz w:val="20"/>
              </w:rPr>
            </w:pPr>
          </w:p>
        </w:tc>
      </w:tr>
      <w:tr w:rsidR="009C39B2" w:rsidRPr="00F30721" w14:paraId="3197DE72"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EE56274" w14:textId="77777777" w:rsidR="009C39B2" w:rsidRPr="00F30721" w:rsidRDefault="009C39B2" w:rsidP="00437761">
            <w:pPr>
              <w:keepNext/>
              <w:spacing w:after="60"/>
              <w:rPr>
                <w:rFonts w:ascii="Arial" w:hAnsi="Arial" w:cs="Arial"/>
              </w:rPr>
            </w:pPr>
            <w:r w:rsidRPr="00F30721">
              <w:rPr>
                <w:rFonts w:ascii="Arial" w:hAnsi="Arial" w:cs="Arial"/>
                <w:sz w:val="20"/>
              </w:rPr>
              <w:t>Dose</w:t>
            </w:r>
          </w:p>
        </w:tc>
        <w:tc>
          <w:tcPr>
            <w:tcW w:w="1363" w:type="dxa"/>
            <w:tcBorders>
              <w:top w:val="single" w:sz="0" w:space="0" w:color="D3D3D3"/>
              <w:left w:val="single" w:sz="0" w:space="0" w:color="D3D3D3"/>
              <w:bottom w:val="single" w:sz="0" w:space="0" w:color="D3D3D3"/>
              <w:right w:val="single" w:sz="0" w:space="0" w:color="D3D3D3"/>
            </w:tcBorders>
          </w:tcPr>
          <w:p w14:paraId="20FEEF88" w14:textId="77777777" w:rsidR="009C39B2" w:rsidRPr="00F30721" w:rsidRDefault="009C39B2" w:rsidP="00437761">
            <w:pPr>
              <w:keepNext/>
              <w:spacing w:after="60"/>
              <w:jc w:val="right"/>
              <w:rPr>
                <w:rFonts w:ascii="Arial" w:hAnsi="Arial" w:cs="Arial"/>
              </w:rPr>
            </w:pPr>
            <w:r w:rsidRPr="00F30721">
              <w:rPr>
                <w:rFonts w:ascii="Arial" w:hAnsi="Arial" w:cs="Arial"/>
                <w:sz w:val="20"/>
              </w:rPr>
              <w:t>D (</w:t>
            </w:r>
            <w:proofErr w:type="spellStart"/>
            <w:r w:rsidRPr="00F30721">
              <w:rPr>
                <w:rFonts w:ascii="Arial" w:hAnsi="Arial" w:cs="Arial"/>
                <w:sz w:val="20"/>
              </w:rPr>
              <w:t>lx·h</w:t>
            </w:r>
            <w:proofErr w:type="spellEnd"/>
            <w:r w:rsidRPr="00F30721">
              <w:rPr>
                <w:rFonts w:ascii="Arial" w:hAnsi="Arial" w:cs="Arial"/>
                <w:sz w:val="20"/>
              </w:rPr>
              <w:t>)</w:t>
            </w:r>
          </w:p>
        </w:tc>
        <w:tc>
          <w:tcPr>
            <w:tcW w:w="2978" w:type="dxa"/>
            <w:tcBorders>
              <w:top w:val="single" w:sz="0" w:space="0" w:color="D3D3D3"/>
              <w:left w:val="single" w:sz="0" w:space="0" w:color="D3D3D3"/>
              <w:bottom w:val="single" w:sz="0" w:space="0" w:color="D3D3D3"/>
              <w:right w:val="single" w:sz="0" w:space="0" w:color="D3D3D3"/>
            </w:tcBorders>
          </w:tcPr>
          <w:p w14:paraId="6F3803C1" w14:textId="77777777" w:rsidR="009C39B2" w:rsidRPr="00F30721" w:rsidRDefault="009C39B2" w:rsidP="00437761">
            <w:pPr>
              <w:keepNext/>
              <w:spacing w:after="60"/>
              <w:rPr>
                <w:rFonts w:ascii="Arial" w:hAnsi="Arial" w:cs="Arial"/>
              </w:rPr>
            </w:pPr>
            <w:r w:rsidRPr="00F30721">
              <w:rPr>
                <w:rFonts w:ascii="Arial" w:hAnsi="Arial" w:cs="Arial"/>
                <w:b/>
                <w:bCs/>
                <w:sz w:val="20"/>
              </w:rPr>
              <w:t>7,110</w:t>
            </w:r>
            <w:r w:rsidRPr="00F30721">
              <w:rPr>
                <w:rFonts w:ascii="Arial" w:hAnsi="Arial" w:cs="Arial"/>
                <w:sz w:val="20"/>
              </w:rPr>
              <w:t xml:space="preserve"> ±8,535 (0 - 53,961)</w:t>
            </w:r>
          </w:p>
        </w:tc>
        <w:tc>
          <w:tcPr>
            <w:tcW w:w="216" w:type="dxa"/>
            <w:tcBorders>
              <w:top w:val="single" w:sz="0" w:space="0" w:color="D3D3D3"/>
              <w:left w:val="single" w:sz="0" w:space="0" w:color="D3D3D3"/>
              <w:bottom w:val="single" w:sz="0" w:space="0" w:color="D3D3D3"/>
              <w:right w:val="single" w:sz="0" w:space="0" w:color="D3D3D3"/>
            </w:tcBorders>
          </w:tcPr>
          <w:p w14:paraId="52F4EAAA" w14:textId="77777777" w:rsidR="009C39B2" w:rsidRPr="00F30721" w:rsidRDefault="009C39B2" w:rsidP="00437761">
            <w:pPr>
              <w:keepNext/>
              <w:spacing w:after="60"/>
              <w:jc w:val="right"/>
              <w:rPr>
                <w:rFonts w:ascii="Arial" w:hAnsi="Arial" w:cs="Arial"/>
              </w:rPr>
            </w:pPr>
          </w:p>
        </w:tc>
        <w:tc>
          <w:tcPr>
            <w:tcW w:w="1877" w:type="dxa"/>
            <w:vMerge w:val="restart"/>
            <w:tcBorders>
              <w:top w:val="single" w:sz="0" w:space="0" w:color="D3D3D3"/>
              <w:left w:val="single" w:sz="0" w:space="0" w:color="D3D3D3"/>
              <w:right w:val="single" w:sz="0" w:space="0" w:color="D3D3D3"/>
            </w:tcBorders>
          </w:tcPr>
          <w:p w14:paraId="18DB56A6" w14:textId="77777777" w:rsidR="009C39B2" w:rsidRPr="00F30721" w:rsidRDefault="009C39B2" w:rsidP="00437761">
            <w:pPr>
              <w:keepNext/>
              <w:spacing w:after="60"/>
              <w:jc w:val="right"/>
              <w:rPr>
                <w:rFonts w:ascii="Arial" w:hAnsi="Arial" w:cs="Arial"/>
              </w:rPr>
            </w:pPr>
            <w:r w:rsidRPr="00F30721">
              <w:rPr>
                <w:rFonts w:ascii="Arial" w:hAnsi="Arial" w:cs="Arial"/>
                <w:noProof/>
              </w:rPr>
              <w:drawing>
                <wp:inline distT="0" distB="0" distL="0" distR="0" wp14:anchorId="03F0DC1E" wp14:editId="4A392139">
                  <wp:extent cx="981512" cy="4034155"/>
                  <wp:effectExtent l="0" t="0" r="0" b="0"/>
                  <wp:docPr id="145098727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854" name="Grafik 1" descr="Ein Bild, das Text, Screenshot, Schrift, Zahl enthält.&#10;&#10;KI-generierte Inhalte können fehlerhaft sein."/>
                          <pic:cNvPicPr/>
                        </pic:nvPicPr>
                        <pic:blipFill rotWithShape="1">
                          <a:blip r:embed="rId12" cstate="print">
                            <a:extLst>
                              <a:ext uri="{28A0092B-C50C-407E-A947-70E740481C1C}">
                                <a14:useLocalDpi xmlns:a14="http://schemas.microsoft.com/office/drawing/2010/main" val="0"/>
                              </a:ext>
                            </a:extLst>
                          </a:blip>
                          <a:srcRect l="80669" t="30606" r="1753" b="13359"/>
                          <a:stretch>
                            <a:fillRect/>
                          </a:stretch>
                        </pic:blipFill>
                        <pic:spPr bwMode="auto">
                          <a:xfrm rot="10800000" flipH="1" flipV="1">
                            <a:off x="0" y="0"/>
                            <a:ext cx="987094" cy="4057097"/>
                          </a:xfrm>
                          <a:prstGeom prst="rect">
                            <a:avLst/>
                          </a:prstGeom>
                          <a:ln>
                            <a:noFill/>
                          </a:ln>
                          <a:extLst>
                            <a:ext uri="{53640926-AAD7-44D8-BBD7-CCE9431645EC}">
                              <a14:shadowObscured xmlns:a14="http://schemas.microsoft.com/office/drawing/2010/main"/>
                            </a:ext>
                          </a:extLst>
                        </pic:spPr>
                      </pic:pic>
                    </a:graphicData>
                  </a:graphic>
                </wp:inline>
              </w:drawing>
            </w:r>
          </w:p>
        </w:tc>
      </w:tr>
      <w:tr w:rsidR="009C39B2" w:rsidRPr="00F30721" w14:paraId="7BB3DEF4"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2A3D8179" w14:textId="77777777" w:rsidR="009C39B2" w:rsidRPr="00F30721" w:rsidRDefault="009C39B2" w:rsidP="00437761">
            <w:pPr>
              <w:keepNext/>
              <w:spacing w:after="60"/>
              <w:rPr>
                <w:rFonts w:ascii="Arial" w:hAnsi="Arial" w:cs="Arial"/>
              </w:rPr>
            </w:pPr>
            <w:r w:rsidRPr="00F30721">
              <w:rPr>
                <w:rFonts w:ascii="Arial" w:hAnsi="Arial" w:cs="Arial"/>
                <w:sz w:val="20"/>
              </w:rPr>
              <w:t xml:space="preserve">Duration </w:t>
            </w:r>
            <w:proofErr w:type="spellStart"/>
            <w:r w:rsidRPr="00F30721">
              <w:rPr>
                <w:rFonts w:ascii="Arial" w:hAnsi="Arial" w:cs="Arial"/>
                <w:sz w:val="20"/>
              </w:rPr>
              <w:t>above</w:t>
            </w:r>
            <w:proofErr w:type="spellEnd"/>
            <w:r w:rsidRPr="00F30721">
              <w:rPr>
                <w:rFonts w:ascii="Arial" w:hAnsi="Arial" w:cs="Arial"/>
                <w:sz w:val="20"/>
              </w:rPr>
              <w:t xml:space="preserve"> 250 lx</w:t>
            </w:r>
          </w:p>
        </w:tc>
        <w:tc>
          <w:tcPr>
            <w:tcW w:w="1363" w:type="dxa"/>
            <w:tcBorders>
              <w:top w:val="single" w:sz="0" w:space="0" w:color="D3D3D3"/>
              <w:left w:val="single" w:sz="0" w:space="0" w:color="D3D3D3"/>
              <w:bottom w:val="single" w:sz="0" w:space="0" w:color="D3D3D3"/>
              <w:right w:val="single" w:sz="0" w:space="0" w:color="D3D3D3"/>
            </w:tcBorders>
          </w:tcPr>
          <w:p w14:paraId="149CD26E" w14:textId="77777777" w:rsidR="009C39B2" w:rsidRPr="00F30721" w:rsidRDefault="009C39B2" w:rsidP="00437761">
            <w:pPr>
              <w:keepNext/>
              <w:spacing w:after="60"/>
              <w:jc w:val="right"/>
              <w:rPr>
                <w:rFonts w:ascii="Arial" w:hAnsi="Arial" w:cs="Arial"/>
              </w:rPr>
            </w:pPr>
            <w:r w:rsidRPr="00F30721">
              <w:rPr>
                <w:rFonts w:ascii="Arial" w:hAnsi="Arial" w:cs="Arial"/>
                <w:sz w:val="20"/>
              </w:rPr>
              <w:t>TAT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5F4186C6" w14:textId="77777777" w:rsidR="009C39B2" w:rsidRPr="00F30721" w:rsidRDefault="009C39B2" w:rsidP="00437761">
            <w:pPr>
              <w:keepNext/>
              <w:spacing w:after="60"/>
              <w:rPr>
                <w:rFonts w:ascii="Arial" w:hAnsi="Arial" w:cs="Arial"/>
              </w:rPr>
            </w:pPr>
            <w:r w:rsidRPr="00F30721">
              <w:rPr>
                <w:rFonts w:ascii="Arial" w:hAnsi="Arial" w:cs="Arial"/>
                <w:b/>
                <w:bCs/>
                <w:sz w:val="20"/>
              </w:rPr>
              <w:t>2h 9m</w:t>
            </w:r>
            <w:r w:rsidRPr="00F30721">
              <w:rPr>
                <w:rFonts w:ascii="Arial" w:hAnsi="Arial" w:cs="Arial"/>
                <w:sz w:val="20"/>
              </w:rPr>
              <w:t xml:space="preserve"> ±1h 51m (0s - 7h 39m)</w:t>
            </w:r>
          </w:p>
        </w:tc>
        <w:tc>
          <w:tcPr>
            <w:tcW w:w="216" w:type="dxa"/>
            <w:tcBorders>
              <w:top w:val="single" w:sz="0" w:space="0" w:color="D3D3D3"/>
              <w:left w:val="single" w:sz="0" w:space="0" w:color="D3D3D3"/>
              <w:bottom w:val="single" w:sz="0" w:space="0" w:color="D3D3D3"/>
              <w:right w:val="single" w:sz="0" w:space="0" w:color="D3D3D3"/>
            </w:tcBorders>
          </w:tcPr>
          <w:p w14:paraId="6FDC3856"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6E6A3659" w14:textId="77777777" w:rsidR="009C39B2" w:rsidRPr="00F30721" w:rsidRDefault="009C39B2" w:rsidP="00437761">
            <w:pPr>
              <w:keepNext/>
              <w:spacing w:after="60"/>
              <w:jc w:val="right"/>
              <w:rPr>
                <w:rFonts w:ascii="Arial" w:hAnsi="Arial" w:cs="Arial"/>
              </w:rPr>
            </w:pPr>
          </w:p>
        </w:tc>
      </w:tr>
      <w:tr w:rsidR="009C39B2" w:rsidRPr="00F30721" w14:paraId="05F1276C"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3E7D22C3" w14:textId="77777777" w:rsidR="009C39B2" w:rsidRPr="00F30721" w:rsidRDefault="009C39B2" w:rsidP="00437761">
            <w:pPr>
              <w:keepNext/>
              <w:spacing w:after="60"/>
              <w:rPr>
                <w:rFonts w:ascii="Arial" w:hAnsi="Arial" w:cs="Arial"/>
              </w:rPr>
            </w:pPr>
            <w:r w:rsidRPr="00F30721">
              <w:rPr>
                <w:rFonts w:ascii="Arial" w:hAnsi="Arial" w:cs="Arial"/>
                <w:sz w:val="20"/>
              </w:rPr>
              <w:t xml:space="preserve">Duration </w:t>
            </w:r>
            <w:proofErr w:type="spellStart"/>
            <w:r w:rsidRPr="00F30721">
              <w:rPr>
                <w:rFonts w:ascii="Arial" w:hAnsi="Arial" w:cs="Arial"/>
                <w:sz w:val="20"/>
              </w:rPr>
              <w:t>within</w:t>
            </w:r>
            <w:proofErr w:type="spellEnd"/>
            <w:r w:rsidRPr="00F30721">
              <w:rPr>
                <w:rFonts w:ascii="Arial" w:hAnsi="Arial" w:cs="Arial"/>
                <w:sz w:val="20"/>
              </w:rPr>
              <w:t xml:space="preserve"> 1-10 lx</w:t>
            </w:r>
          </w:p>
        </w:tc>
        <w:tc>
          <w:tcPr>
            <w:tcW w:w="1363" w:type="dxa"/>
            <w:tcBorders>
              <w:top w:val="single" w:sz="0" w:space="0" w:color="D3D3D3"/>
              <w:left w:val="single" w:sz="0" w:space="0" w:color="D3D3D3"/>
              <w:bottom w:val="single" w:sz="0" w:space="0" w:color="D3D3D3"/>
              <w:right w:val="single" w:sz="0" w:space="0" w:color="D3D3D3"/>
            </w:tcBorders>
          </w:tcPr>
          <w:p w14:paraId="61AB70E0" w14:textId="77777777" w:rsidR="009C39B2" w:rsidRPr="00F30721" w:rsidRDefault="009C39B2" w:rsidP="00437761">
            <w:pPr>
              <w:keepNext/>
              <w:spacing w:after="60"/>
              <w:jc w:val="right"/>
              <w:rPr>
                <w:rFonts w:ascii="Arial" w:hAnsi="Arial" w:cs="Arial"/>
              </w:rPr>
            </w:pPr>
            <w:r w:rsidRPr="00F30721">
              <w:rPr>
                <w:rFonts w:ascii="Arial" w:hAnsi="Arial" w:cs="Arial"/>
                <w:sz w:val="20"/>
              </w:rPr>
              <w:t>TWT</w:t>
            </w:r>
            <w:r w:rsidRPr="00F30721">
              <w:rPr>
                <w:rFonts w:ascii="Arial" w:hAnsi="Arial" w:cs="Arial"/>
                <w:sz w:val="20"/>
                <w:vertAlign w:val="subscript"/>
              </w:rPr>
              <w:t>1–10</w:t>
            </w:r>
          </w:p>
        </w:tc>
        <w:tc>
          <w:tcPr>
            <w:tcW w:w="2978" w:type="dxa"/>
            <w:tcBorders>
              <w:top w:val="single" w:sz="0" w:space="0" w:color="D3D3D3"/>
              <w:left w:val="single" w:sz="0" w:space="0" w:color="D3D3D3"/>
              <w:bottom w:val="single" w:sz="0" w:space="0" w:color="D3D3D3"/>
              <w:right w:val="single" w:sz="0" w:space="0" w:color="D3D3D3"/>
            </w:tcBorders>
          </w:tcPr>
          <w:p w14:paraId="091619A5" w14:textId="77777777" w:rsidR="009C39B2" w:rsidRPr="00F30721" w:rsidRDefault="009C39B2" w:rsidP="00437761">
            <w:pPr>
              <w:keepNext/>
              <w:spacing w:after="60"/>
              <w:rPr>
                <w:rFonts w:ascii="Arial" w:hAnsi="Arial" w:cs="Arial"/>
              </w:rPr>
            </w:pPr>
            <w:r w:rsidRPr="00F30721">
              <w:rPr>
                <w:rFonts w:ascii="Arial" w:hAnsi="Arial" w:cs="Arial"/>
                <w:b/>
                <w:bCs/>
                <w:sz w:val="20"/>
              </w:rPr>
              <w:t>2h 52m</w:t>
            </w:r>
            <w:r w:rsidRPr="00F30721">
              <w:rPr>
                <w:rFonts w:ascii="Arial" w:hAnsi="Arial" w:cs="Arial"/>
                <w:sz w:val="20"/>
              </w:rPr>
              <w:t xml:space="preserve"> ±1h 47m (0s - 7h 53m)</w:t>
            </w:r>
          </w:p>
        </w:tc>
        <w:tc>
          <w:tcPr>
            <w:tcW w:w="216" w:type="dxa"/>
            <w:tcBorders>
              <w:top w:val="single" w:sz="0" w:space="0" w:color="D3D3D3"/>
              <w:left w:val="single" w:sz="0" w:space="0" w:color="D3D3D3"/>
              <w:bottom w:val="single" w:sz="0" w:space="0" w:color="D3D3D3"/>
              <w:right w:val="single" w:sz="0" w:space="0" w:color="D3D3D3"/>
            </w:tcBorders>
          </w:tcPr>
          <w:p w14:paraId="2FE2815F"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1F89D65B" w14:textId="77777777" w:rsidR="009C39B2" w:rsidRPr="00F30721" w:rsidRDefault="009C39B2" w:rsidP="00437761">
            <w:pPr>
              <w:keepNext/>
              <w:spacing w:after="60"/>
              <w:jc w:val="right"/>
              <w:rPr>
                <w:rFonts w:ascii="Arial" w:hAnsi="Arial" w:cs="Arial"/>
              </w:rPr>
            </w:pPr>
          </w:p>
        </w:tc>
      </w:tr>
      <w:tr w:rsidR="009C39B2" w:rsidRPr="00F30721" w14:paraId="20A7808D"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0F81FCDB" w14:textId="77777777" w:rsidR="009C39B2" w:rsidRPr="00F30721" w:rsidRDefault="009C39B2" w:rsidP="00437761">
            <w:pPr>
              <w:keepNext/>
              <w:spacing w:after="60"/>
              <w:rPr>
                <w:rFonts w:ascii="Arial" w:hAnsi="Arial" w:cs="Arial"/>
              </w:rPr>
            </w:pPr>
            <w:r w:rsidRPr="00F30721">
              <w:rPr>
                <w:rFonts w:ascii="Arial" w:hAnsi="Arial" w:cs="Arial"/>
                <w:sz w:val="20"/>
              </w:rPr>
              <w:t xml:space="preserve">Duration </w:t>
            </w:r>
            <w:proofErr w:type="spellStart"/>
            <w:r w:rsidRPr="00F30721">
              <w:rPr>
                <w:rFonts w:ascii="Arial" w:hAnsi="Arial" w:cs="Arial"/>
                <w:sz w:val="20"/>
              </w:rPr>
              <w:t>below</w:t>
            </w:r>
            <w:proofErr w:type="spellEnd"/>
            <w:r w:rsidRPr="00F30721">
              <w:rPr>
                <w:rFonts w:ascii="Arial" w:hAnsi="Arial" w:cs="Arial"/>
                <w:sz w:val="20"/>
              </w:rPr>
              <w:t xml:space="preserve"> 1 lx</w:t>
            </w:r>
          </w:p>
        </w:tc>
        <w:tc>
          <w:tcPr>
            <w:tcW w:w="1363" w:type="dxa"/>
            <w:tcBorders>
              <w:top w:val="single" w:sz="0" w:space="0" w:color="D3D3D3"/>
              <w:left w:val="single" w:sz="0" w:space="0" w:color="D3D3D3"/>
              <w:bottom w:val="single" w:sz="0" w:space="0" w:color="D3D3D3"/>
              <w:right w:val="single" w:sz="0" w:space="0" w:color="D3D3D3"/>
            </w:tcBorders>
          </w:tcPr>
          <w:p w14:paraId="08CE0DE4" w14:textId="77777777" w:rsidR="009C39B2" w:rsidRPr="00F30721" w:rsidRDefault="009C39B2" w:rsidP="00437761">
            <w:pPr>
              <w:keepNext/>
              <w:spacing w:after="60"/>
              <w:jc w:val="right"/>
              <w:rPr>
                <w:rFonts w:ascii="Arial" w:hAnsi="Arial" w:cs="Arial"/>
              </w:rPr>
            </w:pPr>
            <w:r w:rsidRPr="00F30721">
              <w:rPr>
                <w:rFonts w:ascii="Arial" w:hAnsi="Arial" w:cs="Arial"/>
                <w:sz w:val="20"/>
              </w:rPr>
              <w:t>TBT</w:t>
            </w:r>
            <w:r w:rsidRPr="00F30721">
              <w:rPr>
                <w:rFonts w:ascii="Arial" w:hAnsi="Arial" w:cs="Arial"/>
                <w:sz w:val="20"/>
                <w:vertAlign w:val="subscript"/>
              </w:rPr>
              <w:t>1</w:t>
            </w:r>
          </w:p>
        </w:tc>
        <w:tc>
          <w:tcPr>
            <w:tcW w:w="2978" w:type="dxa"/>
            <w:tcBorders>
              <w:top w:val="single" w:sz="0" w:space="0" w:color="D3D3D3"/>
              <w:left w:val="single" w:sz="0" w:space="0" w:color="D3D3D3"/>
              <w:bottom w:val="single" w:sz="0" w:space="0" w:color="D3D3D3"/>
              <w:right w:val="single" w:sz="0" w:space="0" w:color="D3D3D3"/>
            </w:tcBorders>
          </w:tcPr>
          <w:p w14:paraId="63F79D5F" w14:textId="77777777" w:rsidR="009C39B2" w:rsidRPr="00F30721" w:rsidRDefault="009C39B2" w:rsidP="00437761">
            <w:pPr>
              <w:keepNext/>
              <w:spacing w:after="60"/>
              <w:rPr>
                <w:rFonts w:ascii="Arial" w:hAnsi="Arial" w:cs="Arial"/>
              </w:rPr>
            </w:pPr>
            <w:r w:rsidRPr="00F30721">
              <w:rPr>
                <w:rFonts w:ascii="Arial" w:hAnsi="Arial" w:cs="Arial"/>
                <w:b/>
                <w:bCs/>
                <w:sz w:val="20"/>
              </w:rPr>
              <w:t>9h 6m</w:t>
            </w:r>
            <w:r w:rsidRPr="00F30721">
              <w:rPr>
                <w:rFonts w:ascii="Arial" w:hAnsi="Arial" w:cs="Arial"/>
                <w:sz w:val="20"/>
              </w:rPr>
              <w:t xml:space="preserve"> ±3h 31m (2h 32m - 1d)</w:t>
            </w:r>
          </w:p>
        </w:tc>
        <w:tc>
          <w:tcPr>
            <w:tcW w:w="216" w:type="dxa"/>
            <w:tcBorders>
              <w:top w:val="single" w:sz="0" w:space="0" w:color="D3D3D3"/>
              <w:left w:val="single" w:sz="0" w:space="0" w:color="D3D3D3"/>
              <w:bottom w:val="single" w:sz="0" w:space="0" w:color="D3D3D3"/>
              <w:right w:val="single" w:sz="0" w:space="0" w:color="D3D3D3"/>
            </w:tcBorders>
          </w:tcPr>
          <w:p w14:paraId="2D5D3289"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6B687042" w14:textId="77777777" w:rsidR="009C39B2" w:rsidRPr="00F30721" w:rsidRDefault="009C39B2" w:rsidP="00437761">
            <w:pPr>
              <w:keepNext/>
              <w:spacing w:after="60"/>
              <w:jc w:val="right"/>
              <w:rPr>
                <w:rFonts w:ascii="Arial" w:hAnsi="Arial" w:cs="Arial"/>
              </w:rPr>
            </w:pPr>
          </w:p>
        </w:tc>
      </w:tr>
      <w:tr w:rsidR="009C39B2" w:rsidRPr="00F30721" w14:paraId="79A57B2C"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4FB5C57"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Period</w:t>
            </w:r>
            <w:proofErr w:type="spellEnd"/>
            <w:r w:rsidRPr="00F30721">
              <w:rPr>
                <w:rFonts w:ascii="Arial" w:hAnsi="Arial" w:cs="Arial"/>
                <w:sz w:val="20"/>
              </w:rPr>
              <w:t xml:space="preserve"> </w:t>
            </w:r>
            <w:proofErr w:type="spellStart"/>
            <w:r w:rsidRPr="00F30721">
              <w:rPr>
                <w:rFonts w:ascii="Arial" w:hAnsi="Arial" w:cs="Arial"/>
                <w:sz w:val="20"/>
              </w:rPr>
              <w:t>above</w:t>
            </w:r>
            <w:proofErr w:type="spellEnd"/>
            <w:r w:rsidRPr="00F30721">
              <w:rPr>
                <w:rFonts w:ascii="Arial" w:hAnsi="Arial" w:cs="Arial"/>
                <w:sz w:val="20"/>
              </w:rPr>
              <w:t xml:space="preserve"> 250 lx</w:t>
            </w:r>
          </w:p>
        </w:tc>
        <w:tc>
          <w:tcPr>
            <w:tcW w:w="1363" w:type="dxa"/>
            <w:tcBorders>
              <w:top w:val="single" w:sz="0" w:space="0" w:color="D3D3D3"/>
              <w:left w:val="single" w:sz="0" w:space="0" w:color="D3D3D3"/>
              <w:bottom w:val="single" w:sz="0" w:space="0" w:color="D3D3D3"/>
              <w:right w:val="single" w:sz="0" w:space="0" w:color="D3D3D3"/>
            </w:tcBorders>
          </w:tcPr>
          <w:p w14:paraId="4A125B82" w14:textId="77777777" w:rsidR="009C39B2" w:rsidRPr="00F30721" w:rsidRDefault="009C39B2" w:rsidP="00437761">
            <w:pPr>
              <w:keepNext/>
              <w:spacing w:after="60"/>
              <w:jc w:val="right"/>
              <w:rPr>
                <w:rFonts w:ascii="Arial" w:hAnsi="Arial" w:cs="Arial"/>
              </w:rPr>
            </w:pPr>
            <w:r w:rsidRPr="00F30721">
              <w:rPr>
                <w:rFonts w:ascii="Arial" w:hAnsi="Arial" w:cs="Arial"/>
                <w:sz w:val="20"/>
              </w:rPr>
              <w:t>PAT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3D4D6544" w14:textId="77777777" w:rsidR="009C39B2" w:rsidRPr="00F30721" w:rsidRDefault="009C39B2" w:rsidP="00437761">
            <w:pPr>
              <w:keepNext/>
              <w:spacing w:after="60"/>
              <w:rPr>
                <w:rFonts w:ascii="Arial" w:hAnsi="Arial" w:cs="Arial"/>
              </w:rPr>
            </w:pPr>
            <w:r w:rsidRPr="00F30721">
              <w:rPr>
                <w:rFonts w:ascii="Arial" w:hAnsi="Arial" w:cs="Arial"/>
                <w:b/>
                <w:bCs/>
                <w:sz w:val="20"/>
              </w:rPr>
              <w:t>28m 4s</w:t>
            </w:r>
            <w:r w:rsidRPr="00F30721">
              <w:rPr>
                <w:rFonts w:ascii="Arial" w:hAnsi="Arial" w:cs="Arial"/>
                <w:sz w:val="20"/>
              </w:rPr>
              <w:t xml:space="preserve"> ±25m 33s (0s - 2h 24m)</w:t>
            </w:r>
          </w:p>
        </w:tc>
        <w:tc>
          <w:tcPr>
            <w:tcW w:w="216" w:type="dxa"/>
            <w:tcBorders>
              <w:top w:val="single" w:sz="0" w:space="0" w:color="D3D3D3"/>
              <w:left w:val="single" w:sz="0" w:space="0" w:color="D3D3D3"/>
              <w:bottom w:val="single" w:sz="0" w:space="0" w:color="D3D3D3"/>
              <w:right w:val="single" w:sz="0" w:space="0" w:color="D3D3D3"/>
            </w:tcBorders>
          </w:tcPr>
          <w:p w14:paraId="5D32AFC7"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7C8E4978" w14:textId="77777777" w:rsidR="009C39B2" w:rsidRPr="00F30721" w:rsidRDefault="009C39B2" w:rsidP="00437761">
            <w:pPr>
              <w:keepNext/>
              <w:spacing w:after="60"/>
              <w:jc w:val="right"/>
              <w:rPr>
                <w:rFonts w:ascii="Arial" w:hAnsi="Arial" w:cs="Arial"/>
              </w:rPr>
            </w:pPr>
          </w:p>
        </w:tc>
      </w:tr>
      <w:tr w:rsidR="009C39B2" w:rsidRPr="00F30721" w14:paraId="772AE7F3"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C734D7B" w14:textId="77777777" w:rsidR="009C39B2" w:rsidRPr="00F30721" w:rsidRDefault="009C39B2" w:rsidP="00437761">
            <w:pPr>
              <w:keepNext/>
              <w:spacing w:after="60"/>
              <w:rPr>
                <w:rFonts w:ascii="Arial" w:hAnsi="Arial" w:cs="Arial"/>
              </w:rPr>
            </w:pPr>
            <w:r w:rsidRPr="00F30721">
              <w:rPr>
                <w:rFonts w:ascii="Arial" w:hAnsi="Arial" w:cs="Arial"/>
                <w:sz w:val="20"/>
              </w:rPr>
              <w:t xml:space="preserve">Duration </w:t>
            </w:r>
            <w:proofErr w:type="spellStart"/>
            <w:r w:rsidRPr="00F30721">
              <w:rPr>
                <w:rFonts w:ascii="Arial" w:hAnsi="Arial" w:cs="Arial"/>
                <w:sz w:val="20"/>
              </w:rPr>
              <w:t>above</w:t>
            </w:r>
            <w:proofErr w:type="spellEnd"/>
            <w:r w:rsidRPr="00F30721">
              <w:rPr>
                <w:rFonts w:ascii="Arial" w:hAnsi="Arial" w:cs="Arial"/>
                <w:sz w:val="20"/>
              </w:rPr>
              <w:t xml:space="preserve"> 1000 lx</w:t>
            </w:r>
          </w:p>
        </w:tc>
        <w:tc>
          <w:tcPr>
            <w:tcW w:w="1363" w:type="dxa"/>
            <w:tcBorders>
              <w:top w:val="single" w:sz="0" w:space="0" w:color="D3D3D3"/>
              <w:left w:val="single" w:sz="0" w:space="0" w:color="D3D3D3"/>
              <w:bottom w:val="single" w:sz="0" w:space="0" w:color="D3D3D3"/>
              <w:right w:val="single" w:sz="0" w:space="0" w:color="D3D3D3"/>
            </w:tcBorders>
          </w:tcPr>
          <w:p w14:paraId="4E704352" w14:textId="77777777" w:rsidR="009C39B2" w:rsidRPr="00F30721" w:rsidRDefault="009C39B2" w:rsidP="00437761">
            <w:pPr>
              <w:keepNext/>
              <w:spacing w:after="60"/>
              <w:jc w:val="right"/>
              <w:rPr>
                <w:rFonts w:ascii="Arial" w:hAnsi="Arial" w:cs="Arial"/>
              </w:rPr>
            </w:pPr>
            <w:r w:rsidRPr="00F30721">
              <w:rPr>
                <w:rFonts w:ascii="Arial" w:hAnsi="Arial" w:cs="Arial"/>
                <w:sz w:val="20"/>
              </w:rPr>
              <w:t>TAT</w:t>
            </w:r>
            <w:r w:rsidRPr="00F30721">
              <w:rPr>
                <w:rFonts w:ascii="Arial" w:hAnsi="Arial" w:cs="Arial"/>
                <w:sz w:val="20"/>
                <w:vertAlign w:val="subscript"/>
              </w:rPr>
              <w:t>1000</w:t>
            </w:r>
          </w:p>
        </w:tc>
        <w:tc>
          <w:tcPr>
            <w:tcW w:w="2978" w:type="dxa"/>
            <w:tcBorders>
              <w:top w:val="single" w:sz="0" w:space="0" w:color="D3D3D3"/>
              <w:left w:val="single" w:sz="0" w:space="0" w:color="D3D3D3"/>
              <w:bottom w:val="single" w:sz="0" w:space="0" w:color="D3D3D3"/>
              <w:right w:val="single" w:sz="0" w:space="0" w:color="D3D3D3"/>
            </w:tcBorders>
          </w:tcPr>
          <w:p w14:paraId="43D3803F" w14:textId="77777777" w:rsidR="009C39B2" w:rsidRPr="00F30721" w:rsidRDefault="009C39B2" w:rsidP="00437761">
            <w:pPr>
              <w:keepNext/>
              <w:spacing w:after="60"/>
              <w:rPr>
                <w:rFonts w:ascii="Arial" w:hAnsi="Arial" w:cs="Arial"/>
              </w:rPr>
            </w:pPr>
            <w:r w:rsidRPr="00F30721">
              <w:rPr>
                <w:rFonts w:ascii="Arial" w:hAnsi="Arial" w:cs="Arial"/>
                <w:b/>
                <w:bCs/>
                <w:sz w:val="20"/>
              </w:rPr>
              <w:t>41m 14s</w:t>
            </w:r>
            <w:r w:rsidRPr="00F30721">
              <w:rPr>
                <w:rFonts w:ascii="Arial" w:hAnsi="Arial" w:cs="Arial"/>
                <w:sz w:val="20"/>
              </w:rPr>
              <w:t xml:space="preserve"> ±47m 56s (0s - 3h 30m)</w:t>
            </w:r>
          </w:p>
        </w:tc>
        <w:tc>
          <w:tcPr>
            <w:tcW w:w="216" w:type="dxa"/>
            <w:tcBorders>
              <w:top w:val="single" w:sz="0" w:space="0" w:color="D3D3D3"/>
              <w:left w:val="single" w:sz="0" w:space="0" w:color="D3D3D3"/>
              <w:bottom w:val="single" w:sz="0" w:space="0" w:color="D3D3D3"/>
              <w:right w:val="single" w:sz="0" w:space="0" w:color="D3D3D3"/>
            </w:tcBorders>
          </w:tcPr>
          <w:p w14:paraId="23EBDA76"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2A28B816" w14:textId="77777777" w:rsidR="009C39B2" w:rsidRPr="00F30721" w:rsidRDefault="009C39B2" w:rsidP="00437761">
            <w:pPr>
              <w:keepNext/>
              <w:spacing w:after="60"/>
              <w:jc w:val="right"/>
              <w:rPr>
                <w:rFonts w:ascii="Arial" w:hAnsi="Arial" w:cs="Arial"/>
              </w:rPr>
            </w:pPr>
          </w:p>
        </w:tc>
      </w:tr>
      <w:tr w:rsidR="009C39B2" w:rsidRPr="00F30721" w14:paraId="7540B4F1"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4114BD0" w14:textId="77777777" w:rsidR="009C39B2" w:rsidRPr="00F30721" w:rsidRDefault="009C39B2" w:rsidP="00437761">
            <w:pPr>
              <w:keepNext/>
              <w:spacing w:after="60"/>
              <w:rPr>
                <w:rFonts w:ascii="Arial" w:hAnsi="Arial" w:cs="Arial"/>
              </w:rPr>
            </w:pPr>
            <w:r w:rsidRPr="00F30721">
              <w:rPr>
                <w:rFonts w:ascii="Arial" w:hAnsi="Arial" w:cs="Arial"/>
                <w:sz w:val="20"/>
              </w:rPr>
              <w:t xml:space="preserve">First </w:t>
            </w:r>
            <w:proofErr w:type="spellStart"/>
            <w:r w:rsidRPr="00F30721">
              <w:rPr>
                <w:rFonts w:ascii="Arial" w:hAnsi="Arial" w:cs="Arial"/>
                <w:sz w:val="20"/>
              </w:rPr>
              <w:t>timing</w:t>
            </w:r>
            <w:proofErr w:type="spellEnd"/>
            <w:r w:rsidRPr="00F30721">
              <w:rPr>
                <w:rFonts w:ascii="Arial" w:hAnsi="Arial" w:cs="Arial"/>
                <w:sz w:val="20"/>
              </w:rPr>
              <w:t xml:space="preserve"> </w:t>
            </w:r>
            <w:proofErr w:type="spellStart"/>
            <w:r w:rsidRPr="00F30721">
              <w:rPr>
                <w:rFonts w:ascii="Arial" w:hAnsi="Arial" w:cs="Arial"/>
                <w:sz w:val="20"/>
              </w:rPr>
              <w:t>above</w:t>
            </w:r>
            <w:proofErr w:type="spellEnd"/>
            <w:r w:rsidRPr="00F30721">
              <w:rPr>
                <w:rFonts w:ascii="Arial" w:hAnsi="Arial" w:cs="Arial"/>
                <w:sz w:val="20"/>
              </w:rPr>
              <w:t xml:space="preserve"> 250 lx</w:t>
            </w:r>
          </w:p>
        </w:tc>
        <w:tc>
          <w:tcPr>
            <w:tcW w:w="1363" w:type="dxa"/>
            <w:tcBorders>
              <w:top w:val="single" w:sz="0" w:space="0" w:color="D3D3D3"/>
              <w:left w:val="single" w:sz="0" w:space="0" w:color="D3D3D3"/>
              <w:bottom w:val="single" w:sz="0" w:space="0" w:color="D3D3D3"/>
              <w:right w:val="single" w:sz="0" w:space="0" w:color="D3D3D3"/>
            </w:tcBorders>
          </w:tcPr>
          <w:p w14:paraId="66965209" w14:textId="77777777" w:rsidR="009C39B2" w:rsidRPr="00F30721" w:rsidRDefault="009C39B2" w:rsidP="00437761">
            <w:pPr>
              <w:keepNext/>
              <w:spacing w:after="60"/>
              <w:jc w:val="right"/>
              <w:rPr>
                <w:rFonts w:ascii="Arial" w:hAnsi="Arial" w:cs="Arial"/>
              </w:rPr>
            </w:pPr>
            <w:r w:rsidRPr="00F30721">
              <w:rPr>
                <w:rFonts w:ascii="Arial" w:hAnsi="Arial" w:cs="Arial"/>
                <w:sz w:val="20"/>
              </w:rPr>
              <w:t>FLiT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2FD61D8E" w14:textId="77777777" w:rsidR="009C39B2" w:rsidRPr="00F30721" w:rsidRDefault="009C39B2" w:rsidP="00437761">
            <w:pPr>
              <w:keepNext/>
              <w:spacing w:after="60"/>
              <w:rPr>
                <w:rFonts w:ascii="Arial" w:hAnsi="Arial" w:cs="Arial"/>
              </w:rPr>
            </w:pPr>
            <w:r w:rsidRPr="00F30721">
              <w:rPr>
                <w:rFonts w:ascii="Arial" w:hAnsi="Arial" w:cs="Arial"/>
                <w:b/>
                <w:bCs/>
                <w:sz w:val="20"/>
              </w:rPr>
              <w:t>09:48</w:t>
            </w:r>
            <w:r w:rsidRPr="00F30721">
              <w:rPr>
                <w:rFonts w:ascii="Arial" w:hAnsi="Arial" w:cs="Arial"/>
                <w:sz w:val="20"/>
              </w:rPr>
              <w:t xml:space="preserve"> ±03:02 (00:06 - 16:12)</w:t>
            </w:r>
          </w:p>
        </w:tc>
        <w:tc>
          <w:tcPr>
            <w:tcW w:w="216" w:type="dxa"/>
            <w:tcBorders>
              <w:top w:val="single" w:sz="0" w:space="0" w:color="D3D3D3"/>
              <w:left w:val="single" w:sz="0" w:space="0" w:color="D3D3D3"/>
              <w:bottom w:val="single" w:sz="0" w:space="0" w:color="D3D3D3"/>
              <w:right w:val="single" w:sz="0" w:space="0" w:color="D3D3D3"/>
            </w:tcBorders>
          </w:tcPr>
          <w:p w14:paraId="443894D8"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49B30E84"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2FDC6534"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E6A7D55" w14:textId="77777777" w:rsidR="009C39B2" w:rsidRPr="00F30721" w:rsidRDefault="009C39B2" w:rsidP="00437761">
            <w:pPr>
              <w:keepNext/>
              <w:spacing w:after="60"/>
              <w:rPr>
                <w:rFonts w:ascii="Arial" w:hAnsi="Arial" w:cs="Arial"/>
              </w:rPr>
            </w:pPr>
            <w:r w:rsidRPr="00F30721">
              <w:rPr>
                <w:rFonts w:ascii="Arial" w:hAnsi="Arial" w:cs="Arial"/>
                <w:sz w:val="20"/>
              </w:rPr>
              <w:t xml:space="preserve">Mean </w:t>
            </w:r>
            <w:proofErr w:type="spellStart"/>
            <w:r w:rsidRPr="00F30721">
              <w:rPr>
                <w:rFonts w:ascii="Arial" w:hAnsi="Arial" w:cs="Arial"/>
                <w:sz w:val="20"/>
              </w:rPr>
              <w:t>timing</w:t>
            </w:r>
            <w:proofErr w:type="spellEnd"/>
            <w:r w:rsidRPr="00F30721">
              <w:rPr>
                <w:rFonts w:ascii="Arial" w:hAnsi="Arial" w:cs="Arial"/>
                <w:sz w:val="20"/>
              </w:rPr>
              <w:t xml:space="preserve"> </w:t>
            </w:r>
            <w:proofErr w:type="spellStart"/>
            <w:r w:rsidRPr="00F30721">
              <w:rPr>
                <w:rFonts w:ascii="Arial" w:hAnsi="Arial" w:cs="Arial"/>
                <w:sz w:val="20"/>
              </w:rPr>
              <w:t>above</w:t>
            </w:r>
            <w:proofErr w:type="spellEnd"/>
            <w:r w:rsidRPr="00F30721">
              <w:rPr>
                <w:rFonts w:ascii="Arial" w:hAnsi="Arial" w:cs="Arial"/>
                <w:sz w:val="20"/>
              </w:rPr>
              <w:t xml:space="preserve"> 250 lx</w:t>
            </w:r>
          </w:p>
        </w:tc>
        <w:tc>
          <w:tcPr>
            <w:tcW w:w="1363" w:type="dxa"/>
            <w:tcBorders>
              <w:top w:val="single" w:sz="0" w:space="0" w:color="D3D3D3"/>
              <w:left w:val="single" w:sz="0" w:space="0" w:color="D3D3D3"/>
              <w:bottom w:val="single" w:sz="0" w:space="0" w:color="D3D3D3"/>
              <w:right w:val="single" w:sz="0" w:space="0" w:color="D3D3D3"/>
            </w:tcBorders>
          </w:tcPr>
          <w:p w14:paraId="6657026A" w14:textId="77777777" w:rsidR="009C39B2" w:rsidRPr="00F30721" w:rsidRDefault="009C39B2" w:rsidP="00437761">
            <w:pPr>
              <w:keepNext/>
              <w:spacing w:after="60"/>
              <w:jc w:val="right"/>
              <w:rPr>
                <w:rFonts w:ascii="Arial" w:hAnsi="Arial" w:cs="Arial"/>
              </w:rPr>
            </w:pPr>
            <w:r w:rsidRPr="00F30721">
              <w:rPr>
                <w:rFonts w:ascii="Arial" w:hAnsi="Arial" w:cs="Arial"/>
                <w:sz w:val="20"/>
              </w:rPr>
              <w:t>MLiT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330482DC" w14:textId="77777777" w:rsidR="009C39B2" w:rsidRPr="00F30721" w:rsidRDefault="009C39B2" w:rsidP="00437761">
            <w:pPr>
              <w:keepNext/>
              <w:spacing w:after="60"/>
              <w:rPr>
                <w:rFonts w:ascii="Arial" w:hAnsi="Arial" w:cs="Arial"/>
              </w:rPr>
            </w:pPr>
            <w:r w:rsidRPr="00F30721">
              <w:rPr>
                <w:rFonts w:ascii="Arial" w:hAnsi="Arial" w:cs="Arial"/>
                <w:b/>
                <w:bCs/>
                <w:sz w:val="20"/>
              </w:rPr>
              <w:t>14:12</w:t>
            </w:r>
            <w:r w:rsidRPr="00F30721">
              <w:rPr>
                <w:rFonts w:ascii="Arial" w:hAnsi="Arial" w:cs="Arial"/>
                <w:sz w:val="20"/>
              </w:rPr>
              <w:t xml:space="preserve"> ±01:34 (10:56 - 19:21)</w:t>
            </w:r>
          </w:p>
        </w:tc>
        <w:tc>
          <w:tcPr>
            <w:tcW w:w="216" w:type="dxa"/>
            <w:tcBorders>
              <w:top w:val="single" w:sz="0" w:space="0" w:color="D3D3D3"/>
              <w:left w:val="single" w:sz="0" w:space="0" w:color="D3D3D3"/>
              <w:bottom w:val="single" w:sz="0" w:space="0" w:color="D3D3D3"/>
              <w:right w:val="single" w:sz="0" w:space="0" w:color="D3D3D3"/>
            </w:tcBorders>
          </w:tcPr>
          <w:p w14:paraId="4F1D1068"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290B417F"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4B893966"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35233AFB" w14:textId="77777777" w:rsidR="009C39B2" w:rsidRPr="00F30721" w:rsidRDefault="009C39B2" w:rsidP="00437761">
            <w:pPr>
              <w:keepNext/>
              <w:spacing w:after="60"/>
              <w:rPr>
                <w:rFonts w:ascii="Arial" w:hAnsi="Arial" w:cs="Arial"/>
              </w:rPr>
            </w:pPr>
            <w:r w:rsidRPr="00F30721">
              <w:rPr>
                <w:rFonts w:ascii="Arial" w:hAnsi="Arial" w:cs="Arial"/>
                <w:sz w:val="20"/>
              </w:rPr>
              <w:t xml:space="preserve">Last </w:t>
            </w:r>
            <w:proofErr w:type="spellStart"/>
            <w:r w:rsidRPr="00F30721">
              <w:rPr>
                <w:rFonts w:ascii="Arial" w:hAnsi="Arial" w:cs="Arial"/>
                <w:sz w:val="20"/>
              </w:rPr>
              <w:t>timing</w:t>
            </w:r>
            <w:proofErr w:type="spellEnd"/>
            <w:r w:rsidRPr="00F30721">
              <w:rPr>
                <w:rFonts w:ascii="Arial" w:hAnsi="Arial" w:cs="Arial"/>
                <w:sz w:val="20"/>
              </w:rPr>
              <w:t xml:space="preserve"> </w:t>
            </w:r>
            <w:proofErr w:type="spellStart"/>
            <w:r w:rsidRPr="00F30721">
              <w:rPr>
                <w:rFonts w:ascii="Arial" w:hAnsi="Arial" w:cs="Arial"/>
                <w:sz w:val="20"/>
              </w:rPr>
              <w:t>above</w:t>
            </w:r>
            <w:proofErr w:type="spellEnd"/>
            <w:r w:rsidRPr="00F30721">
              <w:rPr>
                <w:rFonts w:ascii="Arial" w:hAnsi="Arial" w:cs="Arial"/>
                <w:sz w:val="20"/>
              </w:rPr>
              <w:t xml:space="preserve"> 250 lx</w:t>
            </w:r>
          </w:p>
        </w:tc>
        <w:tc>
          <w:tcPr>
            <w:tcW w:w="1363" w:type="dxa"/>
            <w:tcBorders>
              <w:top w:val="single" w:sz="0" w:space="0" w:color="D3D3D3"/>
              <w:left w:val="single" w:sz="0" w:space="0" w:color="D3D3D3"/>
              <w:bottom w:val="single" w:sz="0" w:space="0" w:color="D3D3D3"/>
              <w:right w:val="single" w:sz="0" w:space="0" w:color="D3D3D3"/>
            </w:tcBorders>
          </w:tcPr>
          <w:p w14:paraId="239A86C7" w14:textId="77777777" w:rsidR="009C39B2" w:rsidRPr="00F30721" w:rsidRDefault="009C39B2" w:rsidP="00437761">
            <w:pPr>
              <w:keepNext/>
              <w:spacing w:after="60"/>
              <w:jc w:val="right"/>
              <w:rPr>
                <w:rFonts w:ascii="Arial" w:hAnsi="Arial" w:cs="Arial"/>
              </w:rPr>
            </w:pPr>
            <w:r w:rsidRPr="00F30721">
              <w:rPr>
                <w:rFonts w:ascii="Arial" w:hAnsi="Arial" w:cs="Arial"/>
                <w:sz w:val="20"/>
              </w:rPr>
              <w:t>LLiT</w:t>
            </w:r>
            <w:r w:rsidRPr="00F30721">
              <w:rPr>
                <w:rFonts w:ascii="Arial" w:hAnsi="Arial" w:cs="Arial"/>
                <w:sz w:val="20"/>
                <w:vertAlign w:val="subscript"/>
              </w:rPr>
              <w:t>250</w:t>
            </w:r>
          </w:p>
        </w:tc>
        <w:tc>
          <w:tcPr>
            <w:tcW w:w="2978" w:type="dxa"/>
            <w:tcBorders>
              <w:top w:val="single" w:sz="0" w:space="0" w:color="D3D3D3"/>
              <w:left w:val="single" w:sz="0" w:space="0" w:color="D3D3D3"/>
              <w:bottom w:val="single" w:sz="0" w:space="0" w:color="D3D3D3"/>
              <w:right w:val="single" w:sz="0" w:space="0" w:color="D3D3D3"/>
            </w:tcBorders>
          </w:tcPr>
          <w:p w14:paraId="7A3140BA" w14:textId="77777777" w:rsidR="009C39B2" w:rsidRPr="00F30721" w:rsidRDefault="009C39B2" w:rsidP="00437761">
            <w:pPr>
              <w:keepNext/>
              <w:spacing w:after="60"/>
              <w:rPr>
                <w:rFonts w:ascii="Arial" w:hAnsi="Arial" w:cs="Arial"/>
              </w:rPr>
            </w:pPr>
            <w:r w:rsidRPr="00F30721">
              <w:rPr>
                <w:rFonts w:ascii="Arial" w:hAnsi="Arial" w:cs="Arial"/>
                <w:b/>
                <w:bCs/>
                <w:sz w:val="20"/>
              </w:rPr>
              <w:t>19:33</w:t>
            </w:r>
            <w:r w:rsidRPr="00F30721">
              <w:rPr>
                <w:rFonts w:ascii="Arial" w:hAnsi="Arial" w:cs="Arial"/>
                <w:sz w:val="20"/>
              </w:rPr>
              <w:t xml:space="preserve"> ±02:23 (12:30 - 23:58)</w:t>
            </w:r>
          </w:p>
        </w:tc>
        <w:tc>
          <w:tcPr>
            <w:tcW w:w="216" w:type="dxa"/>
            <w:tcBorders>
              <w:top w:val="single" w:sz="0" w:space="0" w:color="D3D3D3"/>
              <w:left w:val="single" w:sz="0" w:space="0" w:color="D3D3D3"/>
              <w:bottom w:val="single" w:sz="0" w:space="0" w:color="D3D3D3"/>
              <w:right w:val="single" w:sz="0" w:space="0" w:color="D3D3D3"/>
            </w:tcBorders>
          </w:tcPr>
          <w:p w14:paraId="4E8D27DD"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183F32B6"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7FB16F09"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6A6BCA41"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Brightest</w:t>
            </w:r>
            <w:proofErr w:type="spellEnd"/>
            <w:r w:rsidRPr="00F30721">
              <w:rPr>
                <w:rFonts w:ascii="Arial" w:hAnsi="Arial" w:cs="Arial"/>
                <w:sz w:val="20"/>
              </w:rPr>
              <w:t xml:space="preserve"> 10h </w:t>
            </w:r>
            <w:proofErr w:type="spellStart"/>
            <w:r w:rsidRPr="00F30721">
              <w:rPr>
                <w:rFonts w:ascii="Arial" w:hAnsi="Arial" w:cs="Arial"/>
                <w:sz w:val="20"/>
              </w:rPr>
              <w:t>midpoint</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443B1567" w14:textId="77777777" w:rsidR="009C39B2" w:rsidRPr="00F30721" w:rsidRDefault="009C39B2" w:rsidP="00437761">
            <w:pPr>
              <w:keepNext/>
              <w:spacing w:after="60"/>
              <w:jc w:val="right"/>
              <w:rPr>
                <w:rFonts w:ascii="Arial" w:hAnsi="Arial" w:cs="Arial"/>
              </w:rPr>
            </w:pPr>
            <w:r w:rsidRPr="00F30721">
              <w:rPr>
                <w:rFonts w:ascii="Arial" w:hAnsi="Arial" w:cs="Arial"/>
                <w:sz w:val="20"/>
              </w:rPr>
              <w:t>M10</w:t>
            </w:r>
            <w:r w:rsidRPr="00F30721">
              <w:rPr>
                <w:rFonts w:ascii="Arial" w:hAnsi="Arial" w:cs="Arial"/>
                <w:sz w:val="20"/>
                <w:vertAlign w:val="subscript"/>
              </w:rPr>
              <w:t>mean</w:t>
            </w:r>
            <w:r w:rsidRPr="00F30721">
              <w:rPr>
                <w:rFonts w:ascii="Arial" w:hAnsi="Arial" w:cs="Arial"/>
                <w:sz w:val="20"/>
              </w:rPr>
              <w:t xml:space="preserve"> (lx)</w:t>
            </w:r>
          </w:p>
        </w:tc>
        <w:tc>
          <w:tcPr>
            <w:tcW w:w="2978" w:type="dxa"/>
            <w:tcBorders>
              <w:top w:val="single" w:sz="0" w:space="0" w:color="D3D3D3"/>
              <w:left w:val="single" w:sz="0" w:space="0" w:color="D3D3D3"/>
              <w:bottom w:val="single" w:sz="0" w:space="0" w:color="D3D3D3"/>
              <w:right w:val="single" w:sz="0" w:space="0" w:color="D3D3D3"/>
            </w:tcBorders>
          </w:tcPr>
          <w:p w14:paraId="29B0D893" w14:textId="77777777" w:rsidR="009C39B2" w:rsidRPr="00F30721" w:rsidRDefault="009C39B2" w:rsidP="00437761">
            <w:pPr>
              <w:keepNext/>
              <w:spacing w:after="60"/>
              <w:rPr>
                <w:rFonts w:ascii="Arial" w:hAnsi="Arial" w:cs="Arial"/>
              </w:rPr>
            </w:pPr>
            <w:r w:rsidRPr="00F30721">
              <w:rPr>
                <w:rFonts w:ascii="Arial" w:hAnsi="Arial" w:cs="Arial"/>
                <w:b/>
                <w:bCs/>
                <w:sz w:val="20"/>
              </w:rPr>
              <w:t>14:13</w:t>
            </w:r>
            <w:r w:rsidRPr="00F30721">
              <w:rPr>
                <w:rFonts w:ascii="Arial" w:hAnsi="Arial" w:cs="Arial"/>
                <w:sz w:val="20"/>
              </w:rPr>
              <w:t xml:space="preserve"> ±02:07 (04:59 - 18:58)</w:t>
            </w:r>
          </w:p>
        </w:tc>
        <w:tc>
          <w:tcPr>
            <w:tcW w:w="216" w:type="dxa"/>
            <w:tcBorders>
              <w:top w:val="single" w:sz="0" w:space="0" w:color="D3D3D3"/>
              <w:left w:val="single" w:sz="0" w:space="0" w:color="D3D3D3"/>
              <w:bottom w:val="single" w:sz="0" w:space="0" w:color="D3D3D3"/>
              <w:right w:val="single" w:sz="0" w:space="0" w:color="D3D3D3"/>
            </w:tcBorders>
          </w:tcPr>
          <w:p w14:paraId="0071562C"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17039680"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6050F907"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4FD9D00"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Darkest</w:t>
            </w:r>
            <w:proofErr w:type="spellEnd"/>
            <w:r w:rsidRPr="00F30721">
              <w:rPr>
                <w:rFonts w:ascii="Arial" w:hAnsi="Arial" w:cs="Arial"/>
                <w:sz w:val="20"/>
              </w:rPr>
              <w:t xml:space="preserve"> 5h </w:t>
            </w:r>
            <w:proofErr w:type="spellStart"/>
            <w:r w:rsidRPr="00F30721">
              <w:rPr>
                <w:rFonts w:ascii="Arial" w:hAnsi="Arial" w:cs="Arial"/>
                <w:sz w:val="20"/>
              </w:rPr>
              <w:t>midpoint</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207CDA4D" w14:textId="77777777" w:rsidR="009C39B2" w:rsidRPr="00F30721" w:rsidRDefault="009C39B2" w:rsidP="00437761">
            <w:pPr>
              <w:keepNext/>
              <w:spacing w:after="60"/>
              <w:jc w:val="right"/>
              <w:rPr>
                <w:rFonts w:ascii="Arial" w:hAnsi="Arial" w:cs="Arial"/>
              </w:rPr>
            </w:pPr>
            <w:r w:rsidRPr="00F30721">
              <w:rPr>
                <w:rFonts w:ascii="Arial" w:hAnsi="Arial" w:cs="Arial"/>
                <w:sz w:val="20"/>
              </w:rPr>
              <w:t>M10</w:t>
            </w:r>
            <w:r w:rsidRPr="00F30721">
              <w:rPr>
                <w:rFonts w:ascii="Arial" w:hAnsi="Arial" w:cs="Arial"/>
                <w:sz w:val="20"/>
                <w:vertAlign w:val="subscript"/>
              </w:rPr>
              <w:t>midpoint</w:t>
            </w:r>
          </w:p>
        </w:tc>
        <w:tc>
          <w:tcPr>
            <w:tcW w:w="2978" w:type="dxa"/>
            <w:tcBorders>
              <w:top w:val="single" w:sz="0" w:space="0" w:color="D3D3D3"/>
              <w:left w:val="single" w:sz="0" w:space="0" w:color="D3D3D3"/>
              <w:bottom w:val="single" w:sz="0" w:space="0" w:color="D3D3D3"/>
              <w:right w:val="single" w:sz="0" w:space="0" w:color="D3D3D3"/>
            </w:tcBorders>
          </w:tcPr>
          <w:p w14:paraId="70CF7285" w14:textId="77777777" w:rsidR="009C39B2" w:rsidRPr="00F30721" w:rsidRDefault="009C39B2" w:rsidP="00437761">
            <w:pPr>
              <w:keepNext/>
              <w:spacing w:after="60"/>
              <w:rPr>
                <w:rFonts w:ascii="Arial" w:hAnsi="Arial" w:cs="Arial"/>
              </w:rPr>
            </w:pPr>
            <w:r w:rsidRPr="00F30721">
              <w:rPr>
                <w:rFonts w:ascii="Arial" w:hAnsi="Arial" w:cs="Arial"/>
                <w:b/>
                <w:bCs/>
                <w:sz w:val="20"/>
              </w:rPr>
              <w:t>03:26</w:t>
            </w:r>
            <w:r w:rsidRPr="00F30721">
              <w:rPr>
                <w:rFonts w:ascii="Arial" w:hAnsi="Arial" w:cs="Arial"/>
                <w:sz w:val="20"/>
              </w:rPr>
              <w:t xml:space="preserve"> ±02:03 (01:20 - 22:04)</w:t>
            </w:r>
          </w:p>
        </w:tc>
        <w:tc>
          <w:tcPr>
            <w:tcW w:w="216" w:type="dxa"/>
            <w:tcBorders>
              <w:top w:val="single" w:sz="0" w:space="0" w:color="D3D3D3"/>
              <w:left w:val="single" w:sz="0" w:space="0" w:color="D3D3D3"/>
              <w:bottom w:val="single" w:sz="0" w:space="0" w:color="D3D3D3"/>
              <w:right w:val="single" w:sz="0" w:space="0" w:color="D3D3D3"/>
            </w:tcBorders>
          </w:tcPr>
          <w:p w14:paraId="61693B25" w14:textId="77777777" w:rsidR="009C39B2" w:rsidRPr="00F30721" w:rsidRDefault="009C39B2" w:rsidP="00437761">
            <w:pPr>
              <w:keepNext/>
              <w:spacing w:after="60"/>
              <w:jc w:val="right"/>
              <w:rPr>
                <w:rFonts w:ascii="Arial" w:hAnsi="Arial" w:cs="Arial"/>
              </w:rPr>
            </w:pPr>
            <w:r w:rsidRPr="00F30721">
              <w:rPr>
                <w:rFonts w:ascii="Arial" w:hAnsi="Arial" w:cs="Arial"/>
                <w:i/>
                <w:sz w:val="20"/>
                <w:vertAlign w:val="superscript"/>
              </w:rPr>
              <w:t>1</w:t>
            </w:r>
          </w:p>
        </w:tc>
        <w:tc>
          <w:tcPr>
            <w:tcW w:w="1877" w:type="dxa"/>
            <w:vMerge/>
            <w:tcBorders>
              <w:left w:val="single" w:sz="0" w:space="0" w:color="D3D3D3"/>
              <w:right w:val="single" w:sz="0" w:space="0" w:color="D3D3D3"/>
            </w:tcBorders>
          </w:tcPr>
          <w:p w14:paraId="1D0EEAC3" w14:textId="77777777" w:rsidR="009C39B2" w:rsidRPr="00F30721" w:rsidRDefault="009C39B2" w:rsidP="00437761">
            <w:pPr>
              <w:keepNext/>
              <w:spacing w:after="60"/>
              <w:jc w:val="right"/>
              <w:rPr>
                <w:rFonts w:ascii="Arial" w:hAnsi="Arial" w:cs="Arial"/>
                <w:i/>
                <w:sz w:val="20"/>
                <w:vertAlign w:val="superscript"/>
              </w:rPr>
            </w:pPr>
          </w:p>
        </w:tc>
      </w:tr>
      <w:tr w:rsidR="009C39B2" w:rsidRPr="00F30721" w14:paraId="72088B3E"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1D6E789B"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Brightest</w:t>
            </w:r>
            <w:proofErr w:type="spellEnd"/>
            <w:r w:rsidRPr="00F30721">
              <w:rPr>
                <w:rFonts w:ascii="Arial" w:hAnsi="Arial" w:cs="Arial"/>
                <w:sz w:val="20"/>
              </w:rPr>
              <w:t xml:space="preserve"> 10h mean</w:t>
            </w:r>
            <w:r w:rsidRPr="00F30721">
              <w:rPr>
                <w:rFonts w:ascii="Arial" w:hAnsi="Arial" w:cs="Arial"/>
                <w:i/>
                <w:sz w:val="20"/>
                <w:vertAlign w:val="superscript"/>
              </w:rPr>
              <w:t>3</w:t>
            </w:r>
          </w:p>
        </w:tc>
        <w:tc>
          <w:tcPr>
            <w:tcW w:w="1363" w:type="dxa"/>
            <w:tcBorders>
              <w:top w:val="single" w:sz="0" w:space="0" w:color="D3D3D3"/>
              <w:left w:val="single" w:sz="0" w:space="0" w:color="D3D3D3"/>
              <w:bottom w:val="single" w:sz="0" w:space="0" w:color="D3D3D3"/>
              <w:right w:val="single" w:sz="0" w:space="0" w:color="D3D3D3"/>
            </w:tcBorders>
          </w:tcPr>
          <w:p w14:paraId="32159DD6" w14:textId="77777777" w:rsidR="009C39B2" w:rsidRPr="00F30721" w:rsidRDefault="009C39B2" w:rsidP="00437761">
            <w:pPr>
              <w:keepNext/>
              <w:spacing w:after="60"/>
              <w:jc w:val="right"/>
              <w:rPr>
                <w:rFonts w:ascii="Arial" w:hAnsi="Arial" w:cs="Arial"/>
              </w:rPr>
            </w:pPr>
            <w:r w:rsidRPr="00F30721">
              <w:rPr>
                <w:rFonts w:ascii="Arial" w:hAnsi="Arial" w:cs="Arial"/>
                <w:sz w:val="20"/>
              </w:rPr>
              <w:t>L5</w:t>
            </w:r>
            <w:r w:rsidRPr="00F30721">
              <w:rPr>
                <w:rFonts w:ascii="Arial" w:hAnsi="Arial" w:cs="Arial"/>
                <w:sz w:val="20"/>
                <w:vertAlign w:val="subscript"/>
              </w:rPr>
              <w:t>mean</w:t>
            </w:r>
            <w:r w:rsidRPr="00F30721">
              <w:rPr>
                <w:rFonts w:ascii="Arial" w:hAnsi="Arial" w:cs="Arial"/>
                <w:sz w:val="20"/>
              </w:rPr>
              <w:t xml:space="preserve"> (lx)</w:t>
            </w:r>
          </w:p>
        </w:tc>
        <w:tc>
          <w:tcPr>
            <w:tcW w:w="2978" w:type="dxa"/>
            <w:tcBorders>
              <w:top w:val="single" w:sz="0" w:space="0" w:color="D3D3D3"/>
              <w:left w:val="single" w:sz="0" w:space="0" w:color="D3D3D3"/>
              <w:bottom w:val="single" w:sz="0" w:space="0" w:color="D3D3D3"/>
              <w:right w:val="single" w:sz="0" w:space="0" w:color="D3D3D3"/>
            </w:tcBorders>
          </w:tcPr>
          <w:p w14:paraId="0254F82F" w14:textId="77777777" w:rsidR="009C39B2" w:rsidRPr="00F30721" w:rsidRDefault="009C39B2" w:rsidP="00437761">
            <w:pPr>
              <w:keepNext/>
              <w:spacing w:after="60"/>
              <w:rPr>
                <w:rFonts w:ascii="Arial" w:hAnsi="Arial" w:cs="Arial"/>
              </w:rPr>
            </w:pPr>
            <w:r w:rsidRPr="00F30721">
              <w:rPr>
                <w:rFonts w:ascii="Arial" w:hAnsi="Arial" w:cs="Arial"/>
                <w:b/>
                <w:bCs/>
                <w:sz w:val="20"/>
              </w:rPr>
              <w:t>95.7</w:t>
            </w:r>
            <w:r w:rsidRPr="00F30721">
              <w:rPr>
                <w:rFonts w:ascii="Arial" w:hAnsi="Arial" w:cs="Arial"/>
                <w:sz w:val="20"/>
              </w:rPr>
              <w:t xml:space="preserve"> ±84.9 (0.0 - 414.7)</w:t>
            </w:r>
          </w:p>
        </w:tc>
        <w:tc>
          <w:tcPr>
            <w:tcW w:w="216" w:type="dxa"/>
            <w:tcBorders>
              <w:top w:val="single" w:sz="0" w:space="0" w:color="D3D3D3"/>
              <w:left w:val="single" w:sz="0" w:space="0" w:color="D3D3D3"/>
              <w:bottom w:val="single" w:sz="0" w:space="0" w:color="D3D3D3"/>
              <w:right w:val="single" w:sz="0" w:space="0" w:color="D3D3D3"/>
            </w:tcBorders>
          </w:tcPr>
          <w:p w14:paraId="10C1C399"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7479719D" w14:textId="77777777" w:rsidR="009C39B2" w:rsidRPr="00F30721" w:rsidRDefault="009C39B2" w:rsidP="00437761">
            <w:pPr>
              <w:keepNext/>
              <w:spacing w:after="60"/>
              <w:jc w:val="right"/>
              <w:rPr>
                <w:rFonts w:ascii="Arial" w:hAnsi="Arial" w:cs="Arial"/>
              </w:rPr>
            </w:pPr>
          </w:p>
        </w:tc>
      </w:tr>
      <w:tr w:rsidR="009C39B2" w:rsidRPr="00F30721" w14:paraId="041919F2"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4CD2C96D"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Darkest</w:t>
            </w:r>
            <w:proofErr w:type="spellEnd"/>
            <w:r w:rsidRPr="00F30721">
              <w:rPr>
                <w:rFonts w:ascii="Arial" w:hAnsi="Arial" w:cs="Arial"/>
                <w:sz w:val="20"/>
              </w:rPr>
              <w:t xml:space="preserve"> 5h mean</w:t>
            </w:r>
            <w:r w:rsidRPr="00F30721">
              <w:rPr>
                <w:rFonts w:ascii="Arial" w:hAnsi="Arial" w:cs="Arial"/>
                <w:i/>
                <w:sz w:val="20"/>
                <w:vertAlign w:val="superscript"/>
              </w:rPr>
              <w:t>3</w:t>
            </w:r>
          </w:p>
        </w:tc>
        <w:tc>
          <w:tcPr>
            <w:tcW w:w="1363" w:type="dxa"/>
            <w:tcBorders>
              <w:top w:val="single" w:sz="0" w:space="0" w:color="D3D3D3"/>
              <w:left w:val="single" w:sz="0" w:space="0" w:color="D3D3D3"/>
              <w:bottom w:val="single" w:sz="0" w:space="0" w:color="D3D3D3"/>
              <w:right w:val="single" w:sz="0" w:space="0" w:color="D3D3D3"/>
            </w:tcBorders>
          </w:tcPr>
          <w:p w14:paraId="4D8636D5" w14:textId="77777777" w:rsidR="009C39B2" w:rsidRPr="00F30721" w:rsidRDefault="009C39B2" w:rsidP="00437761">
            <w:pPr>
              <w:keepNext/>
              <w:spacing w:after="60"/>
              <w:jc w:val="right"/>
              <w:rPr>
                <w:rFonts w:ascii="Arial" w:hAnsi="Arial" w:cs="Arial"/>
              </w:rPr>
            </w:pPr>
            <w:r w:rsidRPr="00F30721">
              <w:rPr>
                <w:rFonts w:ascii="Arial" w:hAnsi="Arial" w:cs="Arial"/>
                <w:sz w:val="20"/>
              </w:rPr>
              <w:t>L5</w:t>
            </w:r>
            <w:r w:rsidRPr="00F30721">
              <w:rPr>
                <w:rFonts w:ascii="Arial" w:hAnsi="Arial" w:cs="Arial"/>
                <w:sz w:val="20"/>
                <w:vertAlign w:val="subscript"/>
              </w:rPr>
              <w:t>midpoint</w:t>
            </w:r>
          </w:p>
        </w:tc>
        <w:tc>
          <w:tcPr>
            <w:tcW w:w="2978" w:type="dxa"/>
            <w:tcBorders>
              <w:top w:val="single" w:sz="0" w:space="0" w:color="D3D3D3"/>
              <w:left w:val="single" w:sz="0" w:space="0" w:color="D3D3D3"/>
              <w:bottom w:val="single" w:sz="0" w:space="0" w:color="D3D3D3"/>
              <w:right w:val="single" w:sz="0" w:space="0" w:color="D3D3D3"/>
            </w:tcBorders>
          </w:tcPr>
          <w:p w14:paraId="30F27A39" w14:textId="77777777" w:rsidR="009C39B2" w:rsidRPr="00F30721" w:rsidRDefault="009C39B2" w:rsidP="00437761">
            <w:pPr>
              <w:keepNext/>
              <w:spacing w:after="60"/>
              <w:rPr>
                <w:rFonts w:ascii="Arial" w:hAnsi="Arial" w:cs="Arial"/>
              </w:rPr>
            </w:pPr>
            <w:r w:rsidRPr="00F30721">
              <w:rPr>
                <w:rFonts w:ascii="Arial" w:hAnsi="Arial" w:cs="Arial"/>
                <w:b/>
                <w:bCs/>
                <w:sz w:val="20"/>
              </w:rPr>
              <w:t>0.0</w:t>
            </w:r>
            <w:r w:rsidRPr="00F30721">
              <w:rPr>
                <w:rFonts w:ascii="Arial" w:hAnsi="Arial" w:cs="Arial"/>
                <w:sz w:val="20"/>
              </w:rPr>
              <w:t xml:space="preserve"> ±0.1 (0.0 - 1.0)</w:t>
            </w:r>
          </w:p>
        </w:tc>
        <w:tc>
          <w:tcPr>
            <w:tcW w:w="216" w:type="dxa"/>
            <w:tcBorders>
              <w:top w:val="single" w:sz="0" w:space="0" w:color="D3D3D3"/>
              <w:left w:val="single" w:sz="0" w:space="0" w:color="D3D3D3"/>
              <w:bottom w:val="single" w:sz="0" w:space="0" w:color="D3D3D3"/>
              <w:right w:val="single" w:sz="0" w:space="0" w:color="D3D3D3"/>
            </w:tcBorders>
          </w:tcPr>
          <w:p w14:paraId="6147A550"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149DC847" w14:textId="77777777" w:rsidR="009C39B2" w:rsidRPr="00F30721" w:rsidRDefault="009C39B2" w:rsidP="00437761">
            <w:pPr>
              <w:keepNext/>
              <w:spacing w:after="60"/>
              <w:jc w:val="right"/>
              <w:rPr>
                <w:rFonts w:ascii="Arial" w:hAnsi="Arial" w:cs="Arial"/>
              </w:rPr>
            </w:pPr>
          </w:p>
        </w:tc>
      </w:tr>
      <w:tr w:rsidR="009C39B2" w:rsidRPr="00F30721" w14:paraId="25603CF9"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52051DB3"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Interdaily</w:t>
            </w:r>
            <w:proofErr w:type="spellEnd"/>
            <w:r w:rsidRPr="00F30721">
              <w:rPr>
                <w:rFonts w:ascii="Arial" w:hAnsi="Arial" w:cs="Arial"/>
                <w:sz w:val="20"/>
              </w:rPr>
              <w:t xml:space="preserve"> </w:t>
            </w:r>
            <w:proofErr w:type="spellStart"/>
            <w:r w:rsidRPr="00F30721">
              <w:rPr>
                <w:rFonts w:ascii="Arial" w:hAnsi="Arial" w:cs="Arial"/>
                <w:sz w:val="20"/>
              </w:rPr>
              <w:t>stability</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29512C21" w14:textId="77777777" w:rsidR="009C39B2" w:rsidRPr="00F30721" w:rsidRDefault="009C39B2" w:rsidP="00437761">
            <w:pPr>
              <w:keepNext/>
              <w:spacing w:after="60"/>
              <w:jc w:val="right"/>
              <w:rPr>
                <w:rFonts w:ascii="Arial" w:hAnsi="Arial" w:cs="Arial"/>
              </w:rPr>
            </w:pPr>
            <w:r w:rsidRPr="00F30721">
              <w:rPr>
                <w:rFonts w:ascii="Arial" w:hAnsi="Arial" w:cs="Arial"/>
                <w:sz w:val="20"/>
              </w:rPr>
              <w:t>IS</w:t>
            </w:r>
          </w:p>
        </w:tc>
        <w:tc>
          <w:tcPr>
            <w:tcW w:w="2978" w:type="dxa"/>
            <w:tcBorders>
              <w:top w:val="single" w:sz="0" w:space="0" w:color="D3D3D3"/>
              <w:left w:val="single" w:sz="0" w:space="0" w:color="D3D3D3"/>
              <w:bottom w:val="single" w:sz="0" w:space="0" w:color="D3D3D3"/>
              <w:right w:val="single" w:sz="0" w:space="0" w:color="D3D3D3"/>
            </w:tcBorders>
          </w:tcPr>
          <w:p w14:paraId="2A16A822" w14:textId="77777777" w:rsidR="009C39B2" w:rsidRPr="00F30721" w:rsidRDefault="009C39B2" w:rsidP="00437761">
            <w:pPr>
              <w:keepNext/>
              <w:spacing w:after="60"/>
              <w:rPr>
                <w:rFonts w:ascii="Arial" w:hAnsi="Arial" w:cs="Arial"/>
              </w:rPr>
            </w:pPr>
            <w:r w:rsidRPr="00F30721">
              <w:rPr>
                <w:rFonts w:ascii="Arial" w:hAnsi="Arial" w:cs="Arial"/>
                <w:b/>
                <w:bCs/>
                <w:sz w:val="20"/>
              </w:rPr>
              <w:t>0.311</w:t>
            </w:r>
            <w:r w:rsidRPr="00F30721">
              <w:rPr>
                <w:rFonts w:ascii="Arial" w:hAnsi="Arial" w:cs="Arial"/>
                <w:sz w:val="20"/>
              </w:rPr>
              <w:t xml:space="preserve"> ±0.103 (0.170 - 0.531)</w:t>
            </w:r>
          </w:p>
        </w:tc>
        <w:tc>
          <w:tcPr>
            <w:tcW w:w="216" w:type="dxa"/>
            <w:tcBorders>
              <w:top w:val="single" w:sz="0" w:space="0" w:color="D3D3D3"/>
              <w:left w:val="single" w:sz="0" w:space="0" w:color="D3D3D3"/>
              <w:bottom w:val="single" w:sz="0" w:space="0" w:color="D3D3D3"/>
              <w:right w:val="single" w:sz="0" w:space="0" w:color="D3D3D3"/>
            </w:tcBorders>
          </w:tcPr>
          <w:p w14:paraId="423CF864"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right w:val="single" w:sz="0" w:space="0" w:color="D3D3D3"/>
            </w:tcBorders>
          </w:tcPr>
          <w:p w14:paraId="3811FE94" w14:textId="77777777" w:rsidR="009C39B2" w:rsidRPr="00F30721" w:rsidRDefault="009C39B2" w:rsidP="00437761">
            <w:pPr>
              <w:keepNext/>
              <w:spacing w:after="60"/>
              <w:jc w:val="right"/>
              <w:rPr>
                <w:rFonts w:ascii="Arial" w:hAnsi="Arial" w:cs="Arial"/>
              </w:rPr>
            </w:pPr>
          </w:p>
        </w:tc>
      </w:tr>
      <w:tr w:rsidR="009C39B2" w:rsidRPr="00F30721" w14:paraId="2E1D3A4C" w14:textId="77777777" w:rsidTr="00F30721">
        <w:trPr>
          <w:cantSplit/>
          <w:trHeight w:val="425"/>
        </w:trPr>
        <w:tc>
          <w:tcPr>
            <w:tcW w:w="2748" w:type="dxa"/>
            <w:tcBorders>
              <w:top w:val="single" w:sz="0" w:space="0" w:color="D3D3D3"/>
              <w:left w:val="single" w:sz="0" w:space="0" w:color="D3D3D3"/>
              <w:bottom w:val="single" w:sz="0" w:space="0" w:color="D3D3D3"/>
              <w:right w:val="single" w:sz="0" w:space="0" w:color="D3D3D3"/>
            </w:tcBorders>
          </w:tcPr>
          <w:p w14:paraId="780FE1B0"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Intradaily</w:t>
            </w:r>
            <w:proofErr w:type="spellEnd"/>
            <w:r w:rsidRPr="00F30721">
              <w:rPr>
                <w:rFonts w:ascii="Arial" w:hAnsi="Arial" w:cs="Arial"/>
                <w:sz w:val="20"/>
              </w:rPr>
              <w:t xml:space="preserve"> </w:t>
            </w:r>
            <w:proofErr w:type="spellStart"/>
            <w:r w:rsidRPr="00F30721">
              <w:rPr>
                <w:rFonts w:ascii="Arial" w:hAnsi="Arial" w:cs="Arial"/>
                <w:sz w:val="20"/>
              </w:rPr>
              <w:t>variability</w:t>
            </w:r>
            <w:proofErr w:type="spellEnd"/>
          </w:p>
        </w:tc>
        <w:tc>
          <w:tcPr>
            <w:tcW w:w="1363" w:type="dxa"/>
            <w:tcBorders>
              <w:top w:val="single" w:sz="0" w:space="0" w:color="D3D3D3"/>
              <w:left w:val="single" w:sz="0" w:space="0" w:color="D3D3D3"/>
              <w:bottom w:val="single" w:sz="0" w:space="0" w:color="D3D3D3"/>
              <w:right w:val="single" w:sz="0" w:space="0" w:color="D3D3D3"/>
            </w:tcBorders>
          </w:tcPr>
          <w:p w14:paraId="145216D9" w14:textId="77777777" w:rsidR="009C39B2" w:rsidRPr="00F30721" w:rsidRDefault="009C39B2" w:rsidP="00437761">
            <w:pPr>
              <w:keepNext/>
              <w:spacing w:after="60"/>
              <w:jc w:val="right"/>
              <w:rPr>
                <w:rFonts w:ascii="Arial" w:hAnsi="Arial" w:cs="Arial"/>
              </w:rPr>
            </w:pPr>
            <w:r w:rsidRPr="00F30721">
              <w:rPr>
                <w:rFonts w:ascii="Arial" w:hAnsi="Arial" w:cs="Arial"/>
                <w:sz w:val="20"/>
              </w:rPr>
              <w:t>IV</w:t>
            </w:r>
          </w:p>
        </w:tc>
        <w:tc>
          <w:tcPr>
            <w:tcW w:w="2978" w:type="dxa"/>
            <w:tcBorders>
              <w:top w:val="single" w:sz="0" w:space="0" w:color="D3D3D3"/>
              <w:left w:val="single" w:sz="0" w:space="0" w:color="D3D3D3"/>
              <w:bottom w:val="single" w:sz="0" w:space="0" w:color="D3D3D3"/>
              <w:right w:val="single" w:sz="0" w:space="0" w:color="D3D3D3"/>
            </w:tcBorders>
          </w:tcPr>
          <w:p w14:paraId="2C434AB1" w14:textId="77777777" w:rsidR="009C39B2" w:rsidRPr="00F30721" w:rsidRDefault="009C39B2" w:rsidP="00437761">
            <w:pPr>
              <w:keepNext/>
              <w:spacing w:after="60"/>
              <w:rPr>
                <w:rFonts w:ascii="Arial" w:hAnsi="Arial" w:cs="Arial"/>
              </w:rPr>
            </w:pPr>
            <w:r w:rsidRPr="00F30721">
              <w:rPr>
                <w:rFonts w:ascii="Arial" w:hAnsi="Arial" w:cs="Arial"/>
                <w:b/>
                <w:bCs/>
                <w:sz w:val="20"/>
              </w:rPr>
              <w:t>1.361</w:t>
            </w:r>
            <w:r w:rsidRPr="00F30721">
              <w:rPr>
                <w:rFonts w:ascii="Arial" w:hAnsi="Arial" w:cs="Arial"/>
                <w:sz w:val="20"/>
              </w:rPr>
              <w:t xml:space="preserve"> ±0.416 (0.750 - 1.978)</w:t>
            </w:r>
          </w:p>
        </w:tc>
        <w:tc>
          <w:tcPr>
            <w:tcW w:w="216" w:type="dxa"/>
            <w:tcBorders>
              <w:top w:val="single" w:sz="0" w:space="0" w:color="D3D3D3"/>
              <w:left w:val="single" w:sz="0" w:space="0" w:color="D3D3D3"/>
              <w:bottom w:val="single" w:sz="0" w:space="0" w:color="D3D3D3"/>
              <w:right w:val="single" w:sz="0" w:space="0" w:color="D3D3D3"/>
            </w:tcBorders>
          </w:tcPr>
          <w:p w14:paraId="2C952332" w14:textId="77777777" w:rsidR="009C39B2" w:rsidRPr="00F30721" w:rsidRDefault="009C39B2" w:rsidP="00437761">
            <w:pPr>
              <w:keepNext/>
              <w:spacing w:after="60"/>
              <w:jc w:val="right"/>
              <w:rPr>
                <w:rFonts w:ascii="Arial" w:hAnsi="Arial" w:cs="Arial"/>
              </w:rPr>
            </w:pPr>
          </w:p>
        </w:tc>
        <w:tc>
          <w:tcPr>
            <w:tcW w:w="1877" w:type="dxa"/>
            <w:vMerge/>
            <w:tcBorders>
              <w:left w:val="single" w:sz="0" w:space="0" w:color="D3D3D3"/>
              <w:bottom w:val="single" w:sz="0" w:space="0" w:color="D3D3D3"/>
              <w:right w:val="single" w:sz="0" w:space="0" w:color="D3D3D3"/>
            </w:tcBorders>
          </w:tcPr>
          <w:p w14:paraId="70740629" w14:textId="77777777" w:rsidR="009C39B2" w:rsidRPr="00F30721" w:rsidRDefault="009C39B2" w:rsidP="00437761">
            <w:pPr>
              <w:keepNext/>
              <w:spacing w:after="60"/>
              <w:jc w:val="right"/>
              <w:rPr>
                <w:rFonts w:ascii="Arial" w:hAnsi="Arial" w:cs="Arial"/>
              </w:rPr>
            </w:pPr>
          </w:p>
        </w:tc>
      </w:tr>
      <w:tr w:rsidR="009C39B2" w:rsidRPr="00F30721" w14:paraId="0B9AAFFA" w14:textId="77777777" w:rsidTr="00F30721">
        <w:trPr>
          <w:cantSplit/>
        </w:trPr>
        <w:tc>
          <w:tcPr>
            <w:tcW w:w="7305" w:type="dxa"/>
            <w:gridSpan w:val="4"/>
          </w:tcPr>
          <w:p w14:paraId="32524290" w14:textId="77777777" w:rsidR="009C39B2" w:rsidRPr="00F30721" w:rsidRDefault="009C39B2" w:rsidP="00437761">
            <w:pPr>
              <w:keepNext/>
              <w:spacing w:after="60"/>
              <w:rPr>
                <w:rFonts w:ascii="Arial" w:hAnsi="Arial" w:cs="Arial"/>
              </w:rPr>
            </w:pPr>
            <w:proofErr w:type="spellStart"/>
            <w:r w:rsidRPr="00F30721">
              <w:rPr>
                <w:rFonts w:ascii="Arial" w:hAnsi="Arial" w:cs="Arial"/>
                <w:sz w:val="20"/>
              </w:rPr>
              <w:t>values</w:t>
            </w:r>
            <w:proofErr w:type="spellEnd"/>
            <w:r w:rsidRPr="00F30721">
              <w:rPr>
                <w:rFonts w:ascii="Arial" w:hAnsi="Arial" w:cs="Arial"/>
                <w:sz w:val="20"/>
              </w:rPr>
              <w:t xml:space="preserve"> </w:t>
            </w:r>
            <w:proofErr w:type="spellStart"/>
            <w:r w:rsidRPr="00F30721">
              <w:rPr>
                <w:rFonts w:ascii="Arial" w:hAnsi="Arial" w:cs="Arial"/>
                <w:sz w:val="20"/>
              </w:rPr>
              <w:t>show</w:t>
            </w:r>
            <w:proofErr w:type="spellEnd"/>
            <w:r w:rsidRPr="00F30721">
              <w:rPr>
                <w:rFonts w:ascii="Arial" w:hAnsi="Arial" w:cs="Arial"/>
                <w:sz w:val="20"/>
              </w:rPr>
              <w:t xml:space="preserve">: </w:t>
            </w:r>
            <w:proofErr w:type="spellStart"/>
            <w:r w:rsidRPr="00F30721">
              <w:rPr>
                <w:rFonts w:ascii="Arial" w:hAnsi="Arial" w:cs="Arial"/>
                <w:sz w:val="20"/>
              </w:rPr>
              <w:t>mean</w:t>
            </w:r>
            <w:proofErr w:type="spellEnd"/>
            <w:r w:rsidRPr="00F30721">
              <w:rPr>
                <w:rFonts w:ascii="Arial" w:hAnsi="Arial" w:cs="Arial"/>
                <w:sz w:val="20"/>
              </w:rPr>
              <w:t xml:space="preserve"> ±</w:t>
            </w:r>
            <w:proofErr w:type="spellStart"/>
            <w:r w:rsidRPr="00F30721">
              <w:rPr>
                <w:rFonts w:ascii="Arial" w:hAnsi="Arial" w:cs="Arial"/>
                <w:sz w:val="20"/>
              </w:rPr>
              <w:t>sd</w:t>
            </w:r>
            <w:proofErr w:type="spellEnd"/>
            <w:r w:rsidRPr="00F30721">
              <w:rPr>
                <w:rFonts w:ascii="Arial" w:hAnsi="Arial" w:cs="Arial"/>
                <w:sz w:val="20"/>
              </w:rPr>
              <w:t xml:space="preserve"> (min - </w:t>
            </w:r>
            <w:proofErr w:type="spellStart"/>
            <w:r w:rsidRPr="00F30721">
              <w:rPr>
                <w:rFonts w:ascii="Arial" w:hAnsi="Arial" w:cs="Arial"/>
                <w:sz w:val="20"/>
              </w:rPr>
              <w:t>max</w:t>
            </w:r>
            <w:proofErr w:type="spellEnd"/>
            <w:r w:rsidRPr="00F30721">
              <w:rPr>
                <w:rFonts w:ascii="Arial" w:hAnsi="Arial" w:cs="Arial"/>
                <w:sz w:val="20"/>
              </w:rPr>
              <w:t xml:space="preserve">) and </w:t>
            </w:r>
            <w:proofErr w:type="spellStart"/>
            <w:r w:rsidRPr="00F30721">
              <w:rPr>
                <w:rFonts w:ascii="Arial" w:hAnsi="Arial" w:cs="Arial"/>
                <w:sz w:val="20"/>
              </w:rPr>
              <w:t>are</w:t>
            </w:r>
            <w:proofErr w:type="spellEnd"/>
            <w:r w:rsidRPr="00F30721">
              <w:rPr>
                <w:rFonts w:ascii="Arial" w:hAnsi="Arial" w:cs="Arial"/>
                <w:sz w:val="20"/>
              </w:rPr>
              <w:t xml:space="preserve"> all </w:t>
            </w:r>
            <w:proofErr w:type="spellStart"/>
            <w:r w:rsidRPr="00F30721">
              <w:rPr>
                <w:rFonts w:ascii="Arial" w:hAnsi="Arial" w:cs="Arial"/>
                <w:sz w:val="20"/>
              </w:rPr>
              <w:t>based</w:t>
            </w:r>
            <w:proofErr w:type="spellEnd"/>
            <w:r w:rsidRPr="00F30721">
              <w:rPr>
                <w:rFonts w:ascii="Arial" w:hAnsi="Arial" w:cs="Arial"/>
                <w:sz w:val="20"/>
              </w:rPr>
              <w:t xml:space="preserve"> on </w:t>
            </w:r>
            <w:proofErr w:type="spellStart"/>
            <w:r w:rsidRPr="00F30721">
              <w:rPr>
                <w:rFonts w:ascii="Arial" w:hAnsi="Arial" w:cs="Arial"/>
                <w:sz w:val="20"/>
              </w:rPr>
              <w:t>measurements</w:t>
            </w:r>
            <w:proofErr w:type="spellEnd"/>
            <w:r w:rsidRPr="00F30721">
              <w:rPr>
                <w:rFonts w:ascii="Arial" w:hAnsi="Arial" w:cs="Arial"/>
                <w:sz w:val="20"/>
              </w:rPr>
              <w:t xml:space="preserve"> </w:t>
            </w:r>
            <w:proofErr w:type="spellStart"/>
            <w:r w:rsidRPr="00F30721">
              <w:rPr>
                <w:rFonts w:ascii="Arial" w:hAnsi="Arial" w:cs="Arial"/>
                <w:sz w:val="20"/>
              </w:rPr>
              <w:t>of</w:t>
            </w:r>
            <w:proofErr w:type="spellEnd"/>
            <w:r w:rsidRPr="00F30721">
              <w:rPr>
                <w:rFonts w:ascii="Arial" w:hAnsi="Arial" w:cs="Arial"/>
                <w:sz w:val="20"/>
              </w:rPr>
              <w:t xml:space="preserve"> </w:t>
            </w:r>
            <w:proofErr w:type="spellStart"/>
            <w:r w:rsidRPr="00F30721">
              <w:rPr>
                <w:rFonts w:ascii="Arial" w:hAnsi="Arial" w:cs="Arial"/>
                <w:sz w:val="20"/>
              </w:rPr>
              <w:t>melanopic</w:t>
            </w:r>
            <w:proofErr w:type="spellEnd"/>
            <w:r w:rsidRPr="00F30721">
              <w:rPr>
                <w:rFonts w:ascii="Arial" w:hAnsi="Arial" w:cs="Arial"/>
                <w:sz w:val="20"/>
              </w:rPr>
              <w:t xml:space="preserve"> EDI (lx)</w:t>
            </w:r>
          </w:p>
        </w:tc>
        <w:tc>
          <w:tcPr>
            <w:tcW w:w="1877" w:type="dxa"/>
          </w:tcPr>
          <w:p w14:paraId="18D056B2" w14:textId="77777777" w:rsidR="009C39B2" w:rsidRPr="00F30721" w:rsidRDefault="009C39B2" w:rsidP="00437761">
            <w:pPr>
              <w:keepNext/>
              <w:spacing w:after="60"/>
              <w:rPr>
                <w:rFonts w:ascii="Arial" w:hAnsi="Arial" w:cs="Arial"/>
                <w:sz w:val="20"/>
              </w:rPr>
            </w:pPr>
          </w:p>
        </w:tc>
      </w:tr>
      <w:tr w:rsidR="009C39B2" w:rsidRPr="00F30721" w14:paraId="745D028F" w14:textId="77777777" w:rsidTr="00F30721">
        <w:trPr>
          <w:cantSplit/>
        </w:trPr>
        <w:tc>
          <w:tcPr>
            <w:tcW w:w="7305" w:type="dxa"/>
            <w:gridSpan w:val="4"/>
          </w:tcPr>
          <w:p w14:paraId="485DBDF8" w14:textId="77777777" w:rsidR="009C39B2" w:rsidRPr="00F30721" w:rsidRDefault="009C39B2" w:rsidP="00437761">
            <w:pPr>
              <w:keepNext/>
              <w:spacing w:after="60"/>
              <w:rPr>
                <w:rFonts w:ascii="Arial" w:hAnsi="Arial" w:cs="Arial"/>
              </w:rPr>
            </w:pPr>
            <w:r w:rsidRPr="00F30721">
              <w:rPr>
                <w:rFonts w:ascii="Arial" w:hAnsi="Arial" w:cs="Arial"/>
                <w:i/>
                <w:sz w:val="20"/>
                <w:vertAlign w:val="superscript"/>
              </w:rPr>
              <w:t>1</w:t>
            </w:r>
            <w:r w:rsidRPr="00F30721">
              <w:rPr>
                <w:rFonts w:ascii="Arial" w:hAnsi="Arial" w:cs="Arial"/>
                <w:sz w:val="20"/>
              </w:rPr>
              <w:t xml:space="preserve">Histogram </w:t>
            </w:r>
            <w:proofErr w:type="spellStart"/>
            <w:r w:rsidRPr="00F30721">
              <w:rPr>
                <w:rFonts w:ascii="Arial" w:hAnsi="Arial" w:cs="Arial"/>
                <w:sz w:val="20"/>
              </w:rPr>
              <w:t>limits</w:t>
            </w:r>
            <w:proofErr w:type="spellEnd"/>
            <w:r w:rsidRPr="00F30721">
              <w:rPr>
                <w:rFonts w:ascii="Arial" w:hAnsi="Arial" w:cs="Arial"/>
                <w:sz w:val="20"/>
              </w:rPr>
              <w:t xml:space="preserve"> </w:t>
            </w:r>
            <w:proofErr w:type="spellStart"/>
            <w:r w:rsidRPr="00F30721">
              <w:rPr>
                <w:rFonts w:ascii="Arial" w:hAnsi="Arial" w:cs="Arial"/>
                <w:sz w:val="20"/>
              </w:rPr>
              <w:t>are</w:t>
            </w:r>
            <w:proofErr w:type="spellEnd"/>
            <w:r w:rsidRPr="00F30721">
              <w:rPr>
                <w:rFonts w:ascii="Arial" w:hAnsi="Arial" w:cs="Arial"/>
                <w:sz w:val="20"/>
              </w:rPr>
              <w:t xml:space="preserve"> </w:t>
            </w:r>
            <w:proofErr w:type="spellStart"/>
            <w:r w:rsidRPr="00F30721">
              <w:rPr>
                <w:rFonts w:ascii="Arial" w:hAnsi="Arial" w:cs="Arial"/>
                <w:sz w:val="20"/>
              </w:rPr>
              <w:t>set</w:t>
            </w:r>
            <w:proofErr w:type="spellEnd"/>
            <w:r w:rsidRPr="00F30721">
              <w:rPr>
                <w:rFonts w:ascii="Arial" w:hAnsi="Arial" w:cs="Arial"/>
                <w:sz w:val="20"/>
              </w:rPr>
              <w:t xml:space="preserve"> </w:t>
            </w:r>
            <w:proofErr w:type="spellStart"/>
            <w:r w:rsidRPr="00F30721">
              <w:rPr>
                <w:rFonts w:ascii="Arial" w:hAnsi="Arial" w:cs="Arial"/>
                <w:sz w:val="20"/>
              </w:rPr>
              <w:t>from</w:t>
            </w:r>
            <w:proofErr w:type="spellEnd"/>
            <w:r w:rsidRPr="00F30721">
              <w:rPr>
                <w:rFonts w:ascii="Arial" w:hAnsi="Arial" w:cs="Arial"/>
                <w:sz w:val="20"/>
              </w:rPr>
              <w:t xml:space="preserve"> 00:00 </w:t>
            </w:r>
            <w:proofErr w:type="spellStart"/>
            <w:r w:rsidRPr="00F30721">
              <w:rPr>
                <w:rFonts w:ascii="Arial" w:hAnsi="Arial" w:cs="Arial"/>
                <w:sz w:val="20"/>
              </w:rPr>
              <w:t>to</w:t>
            </w:r>
            <w:proofErr w:type="spellEnd"/>
            <w:r w:rsidRPr="00F30721">
              <w:rPr>
                <w:rFonts w:ascii="Arial" w:hAnsi="Arial" w:cs="Arial"/>
                <w:sz w:val="20"/>
              </w:rPr>
              <w:t xml:space="preserve"> 24:00</w:t>
            </w:r>
          </w:p>
        </w:tc>
        <w:tc>
          <w:tcPr>
            <w:tcW w:w="1877" w:type="dxa"/>
          </w:tcPr>
          <w:p w14:paraId="4F4DBD1E" w14:textId="77777777" w:rsidR="009C39B2" w:rsidRPr="00F30721" w:rsidRDefault="009C39B2" w:rsidP="00437761">
            <w:pPr>
              <w:keepNext/>
              <w:spacing w:after="60"/>
              <w:rPr>
                <w:rFonts w:ascii="Arial" w:hAnsi="Arial" w:cs="Arial"/>
                <w:i/>
                <w:sz w:val="20"/>
                <w:vertAlign w:val="superscript"/>
              </w:rPr>
            </w:pPr>
          </w:p>
        </w:tc>
      </w:tr>
      <w:tr w:rsidR="009C39B2" w:rsidRPr="00F30721" w14:paraId="346B3E65" w14:textId="77777777" w:rsidTr="00F30721">
        <w:trPr>
          <w:cantSplit/>
        </w:trPr>
        <w:tc>
          <w:tcPr>
            <w:tcW w:w="7305" w:type="dxa"/>
            <w:gridSpan w:val="4"/>
          </w:tcPr>
          <w:p w14:paraId="2F381FE9" w14:textId="77777777" w:rsidR="009C39B2" w:rsidRPr="00F30721" w:rsidRDefault="009C39B2" w:rsidP="00437761">
            <w:pPr>
              <w:keepNext/>
              <w:spacing w:after="60"/>
              <w:rPr>
                <w:rFonts w:ascii="Arial" w:hAnsi="Arial" w:cs="Arial"/>
              </w:rPr>
            </w:pPr>
            <w:r w:rsidRPr="00F30721">
              <w:rPr>
                <w:rFonts w:ascii="Arial" w:hAnsi="Arial" w:cs="Arial"/>
                <w:i/>
                <w:sz w:val="20"/>
                <w:vertAlign w:val="superscript"/>
              </w:rPr>
              <w:t>2</w:t>
            </w:r>
            <w:r w:rsidRPr="00F30721">
              <w:rPr>
                <w:rFonts w:ascii="Arial" w:hAnsi="Arial" w:cs="Arial"/>
                <w:sz w:val="20"/>
              </w:rPr>
              <w:t xml:space="preserve">Metrics </w:t>
            </w:r>
            <w:proofErr w:type="spellStart"/>
            <w:r w:rsidRPr="00F30721">
              <w:rPr>
                <w:rFonts w:ascii="Arial" w:hAnsi="Arial" w:cs="Arial"/>
                <w:sz w:val="20"/>
              </w:rPr>
              <w:t>are</w:t>
            </w:r>
            <w:proofErr w:type="spellEnd"/>
            <w:r w:rsidRPr="00F30721">
              <w:rPr>
                <w:rFonts w:ascii="Arial" w:hAnsi="Arial" w:cs="Arial"/>
                <w:sz w:val="20"/>
              </w:rPr>
              <w:t xml:space="preserve"> </w:t>
            </w:r>
            <w:proofErr w:type="spellStart"/>
            <w:r w:rsidRPr="00F30721">
              <w:rPr>
                <w:rFonts w:ascii="Arial" w:hAnsi="Arial" w:cs="Arial"/>
                <w:sz w:val="20"/>
              </w:rPr>
              <w:t>calculated</w:t>
            </w:r>
            <w:proofErr w:type="spellEnd"/>
            <w:r w:rsidRPr="00F30721">
              <w:rPr>
                <w:rFonts w:ascii="Arial" w:hAnsi="Arial" w:cs="Arial"/>
                <w:sz w:val="20"/>
              </w:rPr>
              <w:t xml:space="preserve"> on a </w:t>
            </w:r>
            <w:proofErr w:type="spellStart"/>
            <w:r w:rsidRPr="00F30721">
              <w:rPr>
                <w:rFonts w:ascii="Arial" w:hAnsi="Arial" w:cs="Arial"/>
                <w:sz w:val="20"/>
              </w:rPr>
              <w:t>by-participant-day</w:t>
            </w:r>
            <w:proofErr w:type="spellEnd"/>
            <w:r w:rsidRPr="00F30721">
              <w:rPr>
                <w:rFonts w:ascii="Arial" w:hAnsi="Arial" w:cs="Arial"/>
                <w:sz w:val="20"/>
              </w:rPr>
              <w:t xml:space="preserve"> </w:t>
            </w:r>
            <w:proofErr w:type="spellStart"/>
            <w:r w:rsidRPr="00F30721">
              <w:rPr>
                <w:rFonts w:ascii="Arial" w:hAnsi="Arial" w:cs="Arial"/>
                <w:sz w:val="20"/>
              </w:rPr>
              <w:t>basis</w:t>
            </w:r>
            <w:proofErr w:type="spellEnd"/>
            <w:r w:rsidRPr="00F30721">
              <w:rPr>
                <w:rFonts w:ascii="Arial" w:hAnsi="Arial" w:cs="Arial"/>
                <w:sz w:val="20"/>
              </w:rPr>
              <w:t xml:space="preserve"> (n=105) </w:t>
            </w:r>
            <w:proofErr w:type="spellStart"/>
            <w:r w:rsidRPr="00F30721">
              <w:rPr>
                <w:rFonts w:ascii="Arial" w:hAnsi="Arial" w:cs="Arial"/>
                <w:sz w:val="20"/>
              </w:rPr>
              <w:t>with</w:t>
            </w:r>
            <w:proofErr w:type="spellEnd"/>
            <w:r w:rsidRPr="00F30721">
              <w:rPr>
                <w:rFonts w:ascii="Arial" w:hAnsi="Arial" w:cs="Arial"/>
                <w:sz w:val="20"/>
              </w:rPr>
              <w:t xml:space="preserve"> </w:t>
            </w:r>
            <w:proofErr w:type="spellStart"/>
            <w:r w:rsidRPr="00F30721">
              <w:rPr>
                <w:rFonts w:ascii="Arial" w:hAnsi="Arial" w:cs="Arial"/>
                <w:sz w:val="20"/>
              </w:rPr>
              <w:t>the</w:t>
            </w:r>
            <w:proofErr w:type="spellEnd"/>
            <w:r w:rsidRPr="00F30721">
              <w:rPr>
                <w:rFonts w:ascii="Arial" w:hAnsi="Arial" w:cs="Arial"/>
                <w:sz w:val="20"/>
              </w:rPr>
              <w:t xml:space="preserve"> </w:t>
            </w:r>
            <w:proofErr w:type="spellStart"/>
            <w:r w:rsidRPr="00F30721">
              <w:rPr>
                <w:rFonts w:ascii="Arial" w:hAnsi="Arial" w:cs="Arial"/>
                <w:sz w:val="20"/>
              </w:rPr>
              <w:t>exception</w:t>
            </w:r>
            <w:proofErr w:type="spellEnd"/>
            <w:r w:rsidRPr="00F30721">
              <w:rPr>
                <w:rFonts w:ascii="Arial" w:hAnsi="Arial" w:cs="Arial"/>
                <w:sz w:val="20"/>
              </w:rPr>
              <w:t xml:space="preserve"> </w:t>
            </w:r>
            <w:proofErr w:type="spellStart"/>
            <w:r w:rsidRPr="00F30721">
              <w:rPr>
                <w:rFonts w:ascii="Arial" w:hAnsi="Arial" w:cs="Arial"/>
                <w:sz w:val="20"/>
              </w:rPr>
              <w:t>of</w:t>
            </w:r>
            <w:proofErr w:type="spellEnd"/>
            <w:r w:rsidRPr="00F30721">
              <w:rPr>
                <w:rFonts w:ascii="Arial" w:hAnsi="Arial" w:cs="Arial"/>
                <w:sz w:val="20"/>
              </w:rPr>
              <w:t xml:space="preserve"> IV and IS, </w:t>
            </w:r>
            <w:proofErr w:type="spellStart"/>
            <w:r w:rsidRPr="00F30721">
              <w:rPr>
                <w:rFonts w:ascii="Arial" w:hAnsi="Arial" w:cs="Arial"/>
                <w:sz w:val="20"/>
              </w:rPr>
              <w:t>which</w:t>
            </w:r>
            <w:proofErr w:type="spellEnd"/>
            <w:r w:rsidRPr="00F30721">
              <w:rPr>
                <w:rFonts w:ascii="Arial" w:hAnsi="Arial" w:cs="Arial"/>
                <w:sz w:val="20"/>
              </w:rPr>
              <w:t xml:space="preserve"> </w:t>
            </w:r>
            <w:proofErr w:type="spellStart"/>
            <w:r w:rsidRPr="00F30721">
              <w:rPr>
                <w:rFonts w:ascii="Arial" w:hAnsi="Arial" w:cs="Arial"/>
                <w:sz w:val="20"/>
              </w:rPr>
              <w:t>are</w:t>
            </w:r>
            <w:proofErr w:type="spellEnd"/>
            <w:r w:rsidRPr="00F30721">
              <w:rPr>
                <w:rFonts w:ascii="Arial" w:hAnsi="Arial" w:cs="Arial"/>
                <w:sz w:val="20"/>
              </w:rPr>
              <w:t xml:space="preserve"> </w:t>
            </w:r>
            <w:proofErr w:type="spellStart"/>
            <w:r w:rsidRPr="00F30721">
              <w:rPr>
                <w:rFonts w:ascii="Arial" w:hAnsi="Arial" w:cs="Arial"/>
                <w:sz w:val="20"/>
              </w:rPr>
              <w:t>calculated</w:t>
            </w:r>
            <w:proofErr w:type="spellEnd"/>
            <w:r w:rsidRPr="00F30721">
              <w:rPr>
                <w:rFonts w:ascii="Arial" w:hAnsi="Arial" w:cs="Arial"/>
                <w:sz w:val="20"/>
              </w:rPr>
              <w:t xml:space="preserve"> on a </w:t>
            </w:r>
            <w:proofErr w:type="spellStart"/>
            <w:r w:rsidRPr="00F30721">
              <w:rPr>
                <w:rFonts w:ascii="Arial" w:hAnsi="Arial" w:cs="Arial"/>
                <w:sz w:val="20"/>
              </w:rPr>
              <w:t>by-participant</w:t>
            </w:r>
            <w:proofErr w:type="spellEnd"/>
            <w:r w:rsidRPr="00F30721">
              <w:rPr>
                <w:rFonts w:ascii="Arial" w:hAnsi="Arial" w:cs="Arial"/>
                <w:sz w:val="20"/>
              </w:rPr>
              <w:t xml:space="preserve"> </w:t>
            </w:r>
            <w:proofErr w:type="spellStart"/>
            <w:r w:rsidRPr="00F30721">
              <w:rPr>
                <w:rFonts w:ascii="Arial" w:hAnsi="Arial" w:cs="Arial"/>
                <w:sz w:val="20"/>
              </w:rPr>
              <w:t>basis</w:t>
            </w:r>
            <w:proofErr w:type="spellEnd"/>
            <w:r w:rsidRPr="00F30721">
              <w:rPr>
                <w:rFonts w:ascii="Arial" w:hAnsi="Arial" w:cs="Arial"/>
                <w:sz w:val="20"/>
              </w:rPr>
              <w:t xml:space="preserve"> (n=17).</w:t>
            </w:r>
          </w:p>
        </w:tc>
        <w:tc>
          <w:tcPr>
            <w:tcW w:w="1877" w:type="dxa"/>
          </w:tcPr>
          <w:p w14:paraId="172D0025" w14:textId="77777777" w:rsidR="009C39B2" w:rsidRPr="00F30721" w:rsidRDefault="009C39B2" w:rsidP="00437761">
            <w:pPr>
              <w:keepNext/>
              <w:spacing w:after="60"/>
              <w:rPr>
                <w:rFonts w:ascii="Arial" w:hAnsi="Arial" w:cs="Arial"/>
                <w:i/>
                <w:sz w:val="20"/>
                <w:vertAlign w:val="superscript"/>
              </w:rPr>
            </w:pPr>
          </w:p>
        </w:tc>
      </w:tr>
      <w:tr w:rsidR="009C39B2" w:rsidRPr="00F30721" w14:paraId="6E07DCC5" w14:textId="77777777" w:rsidTr="00F30721">
        <w:trPr>
          <w:cantSplit/>
        </w:trPr>
        <w:tc>
          <w:tcPr>
            <w:tcW w:w="7305" w:type="dxa"/>
            <w:gridSpan w:val="4"/>
          </w:tcPr>
          <w:p w14:paraId="11456FF4" w14:textId="77777777" w:rsidR="009C39B2" w:rsidRPr="00F30721" w:rsidRDefault="009C39B2" w:rsidP="00437761">
            <w:pPr>
              <w:keepNext/>
              <w:spacing w:after="60"/>
              <w:rPr>
                <w:rFonts w:ascii="Arial" w:hAnsi="Arial" w:cs="Arial"/>
              </w:rPr>
            </w:pPr>
            <w:r w:rsidRPr="00F30721">
              <w:rPr>
                <w:rFonts w:ascii="Arial" w:hAnsi="Arial" w:cs="Arial"/>
                <w:i/>
                <w:sz w:val="20"/>
                <w:vertAlign w:val="superscript"/>
              </w:rPr>
              <w:t>3</w:t>
            </w:r>
            <w:r w:rsidRPr="00F30721">
              <w:rPr>
                <w:rFonts w:ascii="Arial" w:hAnsi="Arial" w:cs="Arial"/>
                <w:sz w:val="20"/>
              </w:rPr>
              <w:t xml:space="preserve">Values </w:t>
            </w:r>
            <w:proofErr w:type="spellStart"/>
            <w:r w:rsidRPr="00F30721">
              <w:rPr>
                <w:rFonts w:ascii="Arial" w:hAnsi="Arial" w:cs="Arial"/>
                <w:sz w:val="20"/>
              </w:rPr>
              <w:t>were</w:t>
            </w:r>
            <w:proofErr w:type="spellEnd"/>
            <w:r w:rsidRPr="00F30721">
              <w:rPr>
                <w:rFonts w:ascii="Arial" w:hAnsi="Arial" w:cs="Arial"/>
                <w:sz w:val="20"/>
              </w:rPr>
              <w:t xml:space="preserve"> log 10 </w:t>
            </w:r>
            <w:proofErr w:type="spellStart"/>
            <w:r w:rsidRPr="00F30721">
              <w:rPr>
                <w:rFonts w:ascii="Arial" w:hAnsi="Arial" w:cs="Arial"/>
                <w:sz w:val="20"/>
              </w:rPr>
              <w:t>transformed</w:t>
            </w:r>
            <w:proofErr w:type="spellEnd"/>
            <w:r w:rsidRPr="00F30721">
              <w:rPr>
                <w:rFonts w:ascii="Arial" w:hAnsi="Arial" w:cs="Arial"/>
                <w:sz w:val="20"/>
              </w:rPr>
              <w:t xml:space="preserve"> </w:t>
            </w:r>
            <w:proofErr w:type="spellStart"/>
            <w:r w:rsidRPr="00F30721">
              <w:rPr>
                <w:rFonts w:ascii="Arial" w:hAnsi="Arial" w:cs="Arial"/>
                <w:sz w:val="20"/>
              </w:rPr>
              <w:t>prior</w:t>
            </w:r>
            <w:proofErr w:type="spellEnd"/>
            <w:r w:rsidRPr="00F30721">
              <w:rPr>
                <w:rFonts w:ascii="Arial" w:hAnsi="Arial" w:cs="Arial"/>
                <w:sz w:val="20"/>
              </w:rPr>
              <w:t xml:space="preserve"> </w:t>
            </w:r>
            <w:proofErr w:type="spellStart"/>
            <w:r w:rsidRPr="00F30721">
              <w:rPr>
                <w:rFonts w:ascii="Arial" w:hAnsi="Arial" w:cs="Arial"/>
                <w:sz w:val="20"/>
              </w:rPr>
              <w:t>to</w:t>
            </w:r>
            <w:proofErr w:type="spellEnd"/>
            <w:r w:rsidRPr="00F30721">
              <w:rPr>
                <w:rFonts w:ascii="Arial" w:hAnsi="Arial" w:cs="Arial"/>
                <w:sz w:val="20"/>
              </w:rPr>
              <w:t xml:space="preserve"> </w:t>
            </w:r>
            <w:proofErr w:type="spellStart"/>
            <w:r w:rsidRPr="00F30721">
              <w:rPr>
                <w:rFonts w:ascii="Arial" w:hAnsi="Arial" w:cs="Arial"/>
                <w:sz w:val="20"/>
              </w:rPr>
              <w:t>averaging</w:t>
            </w:r>
            <w:proofErr w:type="spellEnd"/>
            <w:r w:rsidRPr="00F30721">
              <w:rPr>
                <w:rFonts w:ascii="Arial" w:hAnsi="Arial" w:cs="Arial"/>
                <w:sz w:val="20"/>
              </w:rPr>
              <w:t xml:space="preserve">, </w:t>
            </w:r>
            <w:proofErr w:type="spellStart"/>
            <w:r w:rsidRPr="00F30721">
              <w:rPr>
                <w:rFonts w:ascii="Arial" w:hAnsi="Arial" w:cs="Arial"/>
                <w:sz w:val="20"/>
              </w:rPr>
              <w:t>with</w:t>
            </w:r>
            <w:proofErr w:type="spellEnd"/>
            <w:r w:rsidRPr="00F30721">
              <w:rPr>
                <w:rFonts w:ascii="Arial" w:hAnsi="Arial" w:cs="Arial"/>
                <w:sz w:val="20"/>
              </w:rPr>
              <w:t xml:space="preserve"> an </w:t>
            </w:r>
            <w:proofErr w:type="spellStart"/>
            <w:r w:rsidRPr="00F30721">
              <w:rPr>
                <w:rFonts w:ascii="Arial" w:hAnsi="Arial" w:cs="Arial"/>
                <w:sz w:val="20"/>
              </w:rPr>
              <w:t>offset</w:t>
            </w:r>
            <w:proofErr w:type="spellEnd"/>
            <w:r w:rsidRPr="00F30721">
              <w:rPr>
                <w:rFonts w:ascii="Arial" w:hAnsi="Arial" w:cs="Arial"/>
                <w:sz w:val="20"/>
              </w:rPr>
              <w:t xml:space="preserve"> </w:t>
            </w:r>
            <w:proofErr w:type="spellStart"/>
            <w:r w:rsidRPr="00F30721">
              <w:rPr>
                <w:rFonts w:ascii="Arial" w:hAnsi="Arial" w:cs="Arial"/>
                <w:sz w:val="20"/>
              </w:rPr>
              <w:t>of</w:t>
            </w:r>
            <w:proofErr w:type="spellEnd"/>
            <w:r w:rsidRPr="00F30721">
              <w:rPr>
                <w:rFonts w:ascii="Arial" w:hAnsi="Arial" w:cs="Arial"/>
                <w:sz w:val="20"/>
              </w:rPr>
              <w:t xml:space="preserve"> 0.1, and </w:t>
            </w:r>
            <w:proofErr w:type="spellStart"/>
            <w:r w:rsidRPr="00F30721">
              <w:rPr>
                <w:rFonts w:ascii="Arial" w:hAnsi="Arial" w:cs="Arial"/>
                <w:sz w:val="20"/>
              </w:rPr>
              <w:t>backtransformed</w:t>
            </w:r>
            <w:proofErr w:type="spellEnd"/>
            <w:r w:rsidRPr="00F30721">
              <w:rPr>
                <w:rFonts w:ascii="Arial" w:hAnsi="Arial" w:cs="Arial"/>
                <w:sz w:val="20"/>
              </w:rPr>
              <w:t xml:space="preserve"> </w:t>
            </w:r>
            <w:proofErr w:type="spellStart"/>
            <w:r w:rsidRPr="00F30721">
              <w:rPr>
                <w:rFonts w:ascii="Arial" w:hAnsi="Arial" w:cs="Arial"/>
                <w:sz w:val="20"/>
              </w:rPr>
              <w:t>afterwards</w:t>
            </w:r>
            <w:proofErr w:type="spellEnd"/>
          </w:p>
        </w:tc>
        <w:tc>
          <w:tcPr>
            <w:tcW w:w="1877" w:type="dxa"/>
          </w:tcPr>
          <w:p w14:paraId="2FE48D27" w14:textId="77777777" w:rsidR="009C39B2" w:rsidRPr="00F30721" w:rsidRDefault="009C39B2" w:rsidP="00437761">
            <w:pPr>
              <w:keepNext/>
              <w:spacing w:after="60"/>
              <w:rPr>
                <w:rFonts w:ascii="Arial" w:hAnsi="Arial" w:cs="Arial"/>
                <w:i/>
                <w:sz w:val="20"/>
                <w:vertAlign w:val="superscript"/>
              </w:rPr>
            </w:pPr>
          </w:p>
        </w:tc>
      </w:tr>
    </w:tbl>
    <w:p w14:paraId="3039DA9F" w14:textId="30403B51" w:rsidR="00B7101A" w:rsidRPr="009C39B2" w:rsidRDefault="00F30721" w:rsidP="00F30721">
      <w:pPr>
        <w:spacing w:line="259" w:lineRule="auto"/>
        <w:rPr>
          <w:rFonts w:ascii="Arial" w:hAnsi="Arial" w:cs="Arial"/>
          <w:color w:val="000000" w:themeColor="text1"/>
          <w:lang w:val="en-GB"/>
        </w:rPr>
      </w:pPr>
      <w:r>
        <w:rPr>
          <w:rFonts w:ascii="Arial" w:hAnsi="Arial" w:cs="Arial"/>
          <w:b/>
          <w:bCs/>
          <w:color w:val="000000" w:themeColor="text1"/>
          <w:lang w:val="en-GB"/>
        </w:rPr>
        <w:br w:type="page"/>
      </w:r>
      <w:r w:rsidR="00B7101A" w:rsidRPr="009C39B2">
        <w:rPr>
          <w:rFonts w:ascii="Arial" w:hAnsi="Arial" w:cs="Arial"/>
          <w:b/>
          <w:bCs/>
          <w:color w:val="000000" w:themeColor="text1"/>
          <w:lang w:val="en-GB"/>
        </w:rPr>
        <w:lastRenderedPageBreak/>
        <w:t xml:space="preserve">Table </w:t>
      </w:r>
      <w:r>
        <w:rPr>
          <w:rFonts w:ascii="Arial" w:hAnsi="Arial" w:cs="Arial"/>
          <w:b/>
          <w:bCs/>
          <w:color w:val="000000" w:themeColor="text1"/>
          <w:lang w:val="en-GB"/>
        </w:rPr>
        <w:t>2</w:t>
      </w:r>
      <w:r w:rsidR="00B7101A" w:rsidRPr="009C39B2">
        <w:rPr>
          <w:rFonts w:ascii="Arial" w:hAnsi="Arial" w:cs="Arial"/>
          <w:b/>
          <w:bCs/>
          <w:color w:val="000000" w:themeColor="text1"/>
          <w:lang w:val="en-GB"/>
        </w:rPr>
        <w:t>.</w:t>
      </w:r>
      <w:r w:rsidR="00B7101A" w:rsidRPr="009C39B2">
        <w:rPr>
          <w:rFonts w:ascii="Arial" w:hAnsi="Arial" w:cs="Arial"/>
          <w:color w:val="000000" w:themeColor="text1"/>
          <w:lang w:val="en-GB"/>
        </w:rPr>
        <w:t xml:space="preserve"> Description of group-level folders</w:t>
      </w:r>
    </w:p>
    <w:p w14:paraId="075AB1FB" w14:textId="77777777" w:rsidR="00B7101A" w:rsidRPr="009C39B2" w:rsidRDefault="00B7101A" w:rsidP="00B7101A">
      <w:pPr>
        <w:spacing w:line="360" w:lineRule="auto"/>
        <w:jc w:val="both"/>
        <w:rPr>
          <w:rFonts w:ascii="Arial" w:hAnsi="Arial" w:cs="Arial"/>
          <w:color w:val="000000" w:themeColor="text1"/>
          <w:lang w:val="en-GB"/>
        </w:rPr>
      </w:pPr>
    </w:p>
    <w:tbl>
      <w:tblPr>
        <w:tblStyle w:val="Gitternetztabelle4Akzent3"/>
        <w:tblW w:w="9522" w:type="dxa"/>
        <w:tblLook w:val="04A0" w:firstRow="1" w:lastRow="0" w:firstColumn="1" w:lastColumn="0" w:noHBand="0" w:noVBand="1"/>
      </w:tblPr>
      <w:tblGrid>
        <w:gridCol w:w="1884"/>
        <w:gridCol w:w="8072"/>
      </w:tblGrid>
      <w:tr w:rsidR="00043739" w:rsidRPr="00234F97" w14:paraId="506795CC" w14:textId="77777777" w:rsidTr="006561B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3684D6AF" w14:textId="77777777" w:rsidR="00B7101A" w:rsidRPr="009C39B2" w:rsidRDefault="00B7101A" w:rsidP="006561BD">
            <w:pPr>
              <w:spacing w:line="360" w:lineRule="auto"/>
              <w:rPr>
                <w:rFonts w:ascii="Arial" w:hAnsi="Arial" w:cs="Arial"/>
                <w:color w:val="000000" w:themeColor="text1"/>
                <w:lang w:val="en-GB"/>
              </w:rPr>
            </w:pPr>
            <w:r w:rsidRPr="009C39B2">
              <w:rPr>
                <w:rFonts w:ascii="Arial" w:hAnsi="Arial" w:cs="Arial"/>
                <w:color w:val="000000" w:themeColor="text1"/>
                <w:lang w:val="en-GB"/>
              </w:rPr>
              <w:t xml:space="preserve">Folder Name </w:t>
            </w:r>
          </w:p>
        </w:tc>
        <w:tc>
          <w:tcPr>
            <w:tcW w:w="8072" w:type="dxa"/>
            <w:noWrap/>
            <w:hideMark/>
          </w:tcPr>
          <w:p w14:paraId="212CD802" w14:textId="77777777" w:rsidR="00B7101A" w:rsidRPr="009C39B2"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GB"/>
              </w:rPr>
            </w:pPr>
            <w:r w:rsidRPr="009C39B2">
              <w:rPr>
                <w:rFonts w:ascii="Arial" w:hAnsi="Arial" w:cs="Arial"/>
                <w:color w:val="000000" w:themeColor="text1"/>
                <w:lang w:val="en-GB"/>
              </w:rPr>
              <w:t>Description</w:t>
            </w:r>
          </w:p>
        </w:tc>
      </w:tr>
      <w:tr w:rsidR="00043739" w:rsidRPr="00234F97" w14:paraId="57B6F4B5" w14:textId="77777777" w:rsidTr="006561B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30EAA17B" w14:textId="77777777" w:rsidR="00B7101A" w:rsidRPr="00234F97" w:rsidRDefault="00B7101A" w:rsidP="006561BD">
            <w:pPr>
              <w:spacing w:line="360" w:lineRule="auto"/>
              <w:rPr>
                <w:rFonts w:ascii="Arial" w:hAnsi="Arial" w:cs="Arial"/>
                <w:color w:val="000000" w:themeColor="text1"/>
                <w:lang w:val="en-GB"/>
                <w:rPrChange w:id="120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07" w:author="Johannes Zauner" w:date="2025-09-12T14:01:00Z" w16du:dateUtc="2025-09-12T12:01:00Z">
                  <w:rPr>
                    <w:rFonts w:ascii="Arial" w:hAnsi="Arial" w:cs="Arial"/>
                    <w:color w:val="000000" w:themeColor="text1"/>
                  </w:rPr>
                </w:rPrChange>
              </w:rPr>
              <w:t>Chronotype</w:t>
            </w:r>
          </w:p>
        </w:tc>
        <w:tc>
          <w:tcPr>
            <w:tcW w:w="8072" w:type="dxa"/>
            <w:noWrap/>
            <w:hideMark/>
          </w:tcPr>
          <w:p w14:paraId="3441B484" w14:textId="7EFE7DBB" w:rsidR="00B7101A" w:rsidRPr="00234F97" w:rsidRDefault="00BC6ED7"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0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09" w:author="Johannes Zauner" w:date="2025-09-12T14:01:00Z" w16du:dateUtc="2025-09-12T12:01:00Z">
                  <w:rPr>
                    <w:rFonts w:ascii="Arial" w:hAnsi="Arial" w:cs="Arial"/>
                    <w:color w:val="000000" w:themeColor="text1"/>
                  </w:rPr>
                </w:rPrChange>
              </w:rPr>
              <w:t>Two</w:t>
            </w:r>
            <w:r w:rsidR="00B7101A" w:rsidRPr="00234F97">
              <w:rPr>
                <w:rFonts w:ascii="Arial" w:hAnsi="Arial" w:cs="Arial"/>
                <w:color w:val="000000" w:themeColor="text1"/>
                <w:lang w:val="en-GB"/>
                <w:rPrChange w:id="1210" w:author="Johannes Zauner" w:date="2025-09-12T14:01:00Z" w16du:dateUtc="2025-09-12T12:01:00Z">
                  <w:rPr>
                    <w:rFonts w:ascii="Arial" w:hAnsi="Arial" w:cs="Arial"/>
                    <w:color w:val="000000" w:themeColor="text1"/>
                  </w:rPr>
                </w:rPrChange>
              </w:rPr>
              <w:t xml:space="preserve"> CSV files: one for the </w:t>
            </w:r>
            <w:proofErr w:type="spellStart"/>
            <w:r w:rsidR="00B7101A" w:rsidRPr="00234F97">
              <w:rPr>
                <w:rFonts w:ascii="Arial" w:hAnsi="Arial" w:cs="Arial"/>
                <w:color w:val="000000" w:themeColor="text1"/>
                <w:lang w:val="en-GB"/>
                <w:rPrChange w:id="1211" w:author="Johannes Zauner" w:date="2025-09-12T14:01:00Z" w16du:dateUtc="2025-09-12T12:01:00Z">
                  <w:rPr>
                    <w:rFonts w:ascii="Arial" w:hAnsi="Arial" w:cs="Arial"/>
                    <w:color w:val="000000" w:themeColor="text1"/>
                  </w:rPr>
                </w:rPrChange>
              </w:rPr>
              <w:t>Morningness-Eveningness</w:t>
            </w:r>
            <w:proofErr w:type="spellEnd"/>
            <w:r w:rsidR="00B7101A" w:rsidRPr="00234F97">
              <w:rPr>
                <w:rFonts w:ascii="Arial" w:hAnsi="Arial" w:cs="Arial"/>
                <w:color w:val="000000" w:themeColor="text1"/>
                <w:lang w:val="en-GB"/>
                <w:rPrChange w:id="1212" w:author="Johannes Zauner" w:date="2025-09-12T14:01:00Z" w16du:dateUtc="2025-09-12T12:01:00Z">
                  <w:rPr>
                    <w:rFonts w:ascii="Arial" w:hAnsi="Arial" w:cs="Arial"/>
                    <w:color w:val="000000" w:themeColor="text1"/>
                  </w:rPr>
                </w:rPrChange>
              </w:rPr>
              <w:t xml:space="preserve"> Questionnaire (MEQ), another for the Munich Chronotype Questionnaire (MCTQ), each containing N = 1</w:t>
            </w:r>
            <w:r w:rsidRPr="00234F97">
              <w:rPr>
                <w:rFonts w:ascii="Arial" w:hAnsi="Arial" w:cs="Arial"/>
                <w:color w:val="000000" w:themeColor="text1"/>
                <w:lang w:val="en-GB"/>
                <w:rPrChange w:id="1213" w:author="Johannes Zauner" w:date="2025-09-12T14:01:00Z" w16du:dateUtc="2025-09-12T12:01:00Z">
                  <w:rPr>
                    <w:rFonts w:ascii="Arial" w:hAnsi="Arial" w:cs="Arial"/>
                    <w:color w:val="000000" w:themeColor="text1"/>
                  </w:rPr>
                </w:rPrChange>
              </w:rPr>
              <w:t>7</w:t>
            </w:r>
            <w:r w:rsidR="00B7101A" w:rsidRPr="00234F97">
              <w:rPr>
                <w:rFonts w:ascii="Arial" w:hAnsi="Arial" w:cs="Arial"/>
                <w:color w:val="000000" w:themeColor="text1"/>
                <w:lang w:val="en-GB"/>
                <w:rPrChange w:id="1214" w:author="Johannes Zauner" w:date="2025-09-12T14:01:00Z" w16du:dateUtc="2025-09-12T12:01:00Z">
                  <w:rPr>
                    <w:rFonts w:ascii="Arial" w:hAnsi="Arial" w:cs="Arial"/>
                    <w:color w:val="000000" w:themeColor="text1"/>
                  </w:rPr>
                </w:rPrChange>
              </w:rPr>
              <w:t xml:space="preserve"> responses</w:t>
            </w:r>
          </w:p>
        </w:tc>
      </w:tr>
      <w:tr w:rsidR="00043739" w:rsidRPr="00234F97" w14:paraId="63A08255" w14:textId="77777777" w:rsidTr="006561BD">
        <w:trPr>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20D6ABE8" w14:textId="77777777" w:rsidR="00B7101A" w:rsidRPr="00234F97" w:rsidRDefault="00B7101A" w:rsidP="006561BD">
            <w:pPr>
              <w:spacing w:line="360" w:lineRule="auto"/>
              <w:rPr>
                <w:rFonts w:ascii="Arial" w:hAnsi="Arial" w:cs="Arial"/>
                <w:color w:val="000000" w:themeColor="text1"/>
                <w:lang w:val="en-GB"/>
                <w:rPrChange w:id="121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16" w:author="Johannes Zauner" w:date="2025-09-12T14:01:00Z" w16du:dateUtc="2025-09-12T12:01:00Z">
                  <w:rPr>
                    <w:rFonts w:ascii="Arial" w:hAnsi="Arial" w:cs="Arial"/>
                    <w:color w:val="000000" w:themeColor="text1"/>
                  </w:rPr>
                </w:rPrChange>
              </w:rPr>
              <w:t>Demographics</w:t>
            </w:r>
          </w:p>
        </w:tc>
        <w:tc>
          <w:tcPr>
            <w:tcW w:w="8072" w:type="dxa"/>
            <w:noWrap/>
            <w:hideMark/>
          </w:tcPr>
          <w:p w14:paraId="668DA930" w14:textId="62A8A995" w:rsidR="00B7101A" w:rsidRPr="00234F97" w:rsidRDefault="00BC6ED7"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1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18" w:author="Johannes Zauner" w:date="2025-09-12T14:01:00Z" w16du:dateUtc="2025-09-12T12:01:00Z">
                  <w:rPr>
                    <w:rFonts w:ascii="Arial" w:hAnsi="Arial" w:cs="Arial"/>
                    <w:color w:val="000000" w:themeColor="text1"/>
                  </w:rPr>
                </w:rPrChange>
              </w:rPr>
              <w:t>One</w:t>
            </w:r>
            <w:r w:rsidR="00B7101A" w:rsidRPr="00234F97">
              <w:rPr>
                <w:rFonts w:ascii="Arial" w:hAnsi="Arial" w:cs="Arial"/>
                <w:color w:val="000000" w:themeColor="text1"/>
                <w:lang w:val="en-GB"/>
                <w:rPrChange w:id="1219" w:author="Johannes Zauner" w:date="2025-09-12T14:01:00Z" w16du:dateUtc="2025-09-12T12:01:00Z">
                  <w:rPr>
                    <w:rFonts w:ascii="Arial" w:hAnsi="Arial" w:cs="Arial"/>
                    <w:color w:val="000000" w:themeColor="text1"/>
                  </w:rPr>
                </w:rPrChange>
              </w:rPr>
              <w:t xml:space="preserve"> CSV file: one with demographics data for all participants.</w:t>
            </w:r>
          </w:p>
        </w:tc>
      </w:tr>
      <w:tr w:rsidR="00043739" w:rsidRPr="00234F97" w14:paraId="196365DB" w14:textId="77777777" w:rsidTr="006561B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1FB4E64D" w14:textId="77777777" w:rsidR="00B7101A" w:rsidRPr="00234F97" w:rsidRDefault="00B7101A" w:rsidP="006561BD">
            <w:pPr>
              <w:spacing w:line="360" w:lineRule="auto"/>
              <w:rPr>
                <w:rFonts w:ascii="Arial" w:hAnsi="Arial" w:cs="Arial"/>
                <w:color w:val="000000" w:themeColor="text1"/>
                <w:lang w:val="en-GB"/>
                <w:rPrChange w:id="122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21" w:author="Johannes Zauner" w:date="2025-09-12T14:01:00Z" w16du:dateUtc="2025-09-12T12:01:00Z">
                  <w:rPr>
                    <w:rFonts w:ascii="Arial" w:hAnsi="Arial" w:cs="Arial"/>
                    <w:color w:val="000000" w:themeColor="text1"/>
                  </w:rPr>
                </w:rPrChange>
              </w:rPr>
              <w:t>Discharge</w:t>
            </w:r>
          </w:p>
        </w:tc>
        <w:tc>
          <w:tcPr>
            <w:tcW w:w="8072" w:type="dxa"/>
            <w:noWrap/>
            <w:hideMark/>
          </w:tcPr>
          <w:p w14:paraId="79F3CF44" w14:textId="613D100A" w:rsidR="00B7101A" w:rsidRPr="00234F97" w:rsidRDefault="00BC6ED7"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2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23" w:author="Johannes Zauner" w:date="2025-09-12T14:01:00Z" w16du:dateUtc="2025-09-12T12:01:00Z">
                  <w:rPr>
                    <w:rFonts w:ascii="Arial" w:hAnsi="Arial" w:cs="Arial"/>
                    <w:color w:val="000000" w:themeColor="text1"/>
                  </w:rPr>
                </w:rPrChange>
              </w:rPr>
              <w:t>One</w:t>
            </w:r>
            <w:r w:rsidR="00B7101A" w:rsidRPr="00234F97">
              <w:rPr>
                <w:rFonts w:ascii="Arial" w:hAnsi="Arial" w:cs="Arial"/>
                <w:color w:val="000000" w:themeColor="text1"/>
                <w:lang w:val="en-GB"/>
                <w:rPrChange w:id="1224" w:author="Johannes Zauner" w:date="2025-09-12T14:01:00Z" w16du:dateUtc="2025-09-12T12:01:00Z">
                  <w:rPr>
                    <w:rFonts w:ascii="Arial" w:hAnsi="Arial" w:cs="Arial"/>
                    <w:color w:val="000000" w:themeColor="text1"/>
                  </w:rPr>
                </w:rPrChange>
              </w:rPr>
              <w:t xml:space="preserve"> CSV file: one containing </w:t>
            </w:r>
            <w:proofErr w:type="gramStart"/>
            <w:r w:rsidR="00B7101A" w:rsidRPr="00234F97">
              <w:rPr>
                <w:rFonts w:ascii="Arial" w:hAnsi="Arial" w:cs="Arial"/>
                <w:color w:val="000000" w:themeColor="text1"/>
                <w:lang w:val="en-GB"/>
                <w:rPrChange w:id="1225" w:author="Johannes Zauner" w:date="2025-09-12T14:01:00Z" w16du:dateUtc="2025-09-12T12:01:00Z">
                  <w:rPr>
                    <w:rFonts w:ascii="Arial" w:hAnsi="Arial" w:cs="Arial"/>
                    <w:color w:val="000000" w:themeColor="text1"/>
                  </w:rPr>
                </w:rPrChange>
              </w:rPr>
              <w:t>responses</w:t>
            </w:r>
            <w:proofErr w:type="gramEnd"/>
            <w:r w:rsidR="00B7101A" w:rsidRPr="00234F97">
              <w:rPr>
                <w:rFonts w:ascii="Arial" w:hAnsi="Arial" w:cs="Arial"/>
                <w:color w:val="000000" w:themeColor="text1"/>
                <w:lang w:val="en-GB"/>
                <w:rPrChange w:id="1226" w:author="Johannes Zauner" w:date="2025-09-12T14:01:00Z" w16du:dateUtc="2025-09-12T12:01:00Z">
                  <w:rPr>
                    <w:rFonts w:ascii="Arial" w:hAnsi="Arial" w:cs="Arial"/>
                    <w:color w:val="000000" w:themeColor="text1"/>
                  </w:rPr>
                </w:rPrChange>
              </w:rPr>
              <w:t xml:space="preserve"> to five post-study questionnaires: LEBA, ASE, VLSQ-8, </w:t>
            </w:r>
            <w:proofErr w:type="spellStart"/>
            <w:r w:rsidR="00B7101A" w:rsidRPr="00234F97">
              <w:rPr>
                <w:rFonts w:ascii="Arial" w:hAnsi="Arial" w:cs="Arial"/>
                <w:color w:val="000000" w:themeColor="text1"/>
                <w:lang w:val="en-GB"/>
                <w:rPrChange w:id="1227" w:author="Johannes Zauner" w:date="2025-09-12T14:01:00Z" w16du:dateUtc="2025-09-12T12:01:00Z">
                  <w:rPr>
                    <w:rFonts w:ascii="Arial" w:hAnsi="Arial" w:cs="Arial"/>
                    <w:color w:val="000000" w:themeColor="text1"/>
                  </w:rPr>
                </w:rPrChange>
              </w:rPr>
              <w:t>mTFA</w:t>
            </w:r>
            <w:r w:rsidR="00BD5DB5" w:rsidRPr="00234F97">
              <w:rPr>
                <w:rFonts w:ascii="Arial" w:hAnsi="Arial" w:cs="Arial"/>
                <w:color w:val="000000" w:themeColor="text1"/>
                <w:lang w:val="en-GB"/>
                <w:rPrChange w:id="1228" w:author="Johannes Zauner" w:date="2025-09-12T14:01:00Z" w16du:dateUtc="2025-09-12T12:01:00Z">
                  <w:rPr>
                    <w:rFonts w:ascii="Arial" w:hAnsi="Arial" w:cs="Arial"/>
                    <w:color w:val="000000" w:themeColor="text1"/>
                  </w:rPr>
                </w:rPrChange>
              </w:rPr>
              <w:t>and</w:t>
            </w:r>
            <w:proofErr w:type="spellEnd"/>
            <w:r w:rsidR="00B7101A" w:rsidRPr="00234F97">
              <w:rPr>
                <w:rFonts w:ascii="Arial" w:hAnsi="Arial" w:cs="Arial"/>
                <w:color w:val="000000" w:themeColor="text1"/>
                <w:lang w:val="en-GB"/>
                <w:rPrChange w:id="1229" w:author="Johannes Zauner" w:date="2025-09-12T14:01:00Z" w16du:dateUtc="2025-09-12T12:01:00Z">
                  <w:rPr>
                    <w:rFonts w:ascii="Arial" w:hAnsi="Arial" w:cs="Arial"/>
                    <w:color w:val="000000" w:themeColor="text1"/>
                  </w:rPr>
                </w:rPrChange>
              </w:rPr>
              <w:t xml:space="preserve"> general feedback for 1</w:t>
            </w:r>
            <w:r w:rsidRPr="00234F97">
              <w:rPr>
                <w:rFonts w:ascii="Arial" w:hAnsi="Arial" w:cs="Arial"/>
                <w:color w:val="000000" w:themeColor="text1"/>
                <w:lang w:val="en-GB"/>
                <w:rPrChange w:id="1230" w:author="Johannes Zauner" w:date="2025-09-12T14:01:00Z" w16du:dateUtc="2025-09-12T12:01:00Z">
                  <w:rPr>
                    <w:rFonts w:ascii="Arial" w:hAnsi="Arial" w:cs="Arial"/>
                    <w:color w:val="000000" w:themeColor="text1"/>
                  </w:rPr>
                </w:rPrChange>
              </w:rPr>
              <w:t>7</w:t>
            </w:r>
            <w:r w:rsidR="00B7101A" w:rsidRPr="00234F97">
              <w:rPr>
                <w:rFonts w:ascii="Arial" w:hAnsi="Arial" w:cs="Arial"/>
                <w:color w:val="000000" w:themeColor="text1"/>
                <w:lang w:val="en-GB"/>
                <w:rPrChange w:id="1231" w:author="Johannes Zauner" w:date="2025-09-12T14:01:00Z" w16du:dateUtc="2025-09-12T12:01:00Z">
                  <w:rPr>
                    <w:rFonts w:ascii="Arial" w:hAnsi="Arial" w:cs="Arial"/>
                    <w:color w:val="000000" w:themeColor="text1"/>
                  </w:rPr>
                </w:rPrChange>
              </w:rPr>
              <w:t xml:space="preserve"> participants</w:t>
            </w:r>
          </w:p>
        </w:tc>
      </w:tr>
      <w:tr w:rsidR="00043739" w:rsidRPr="00234F97" w14:paraId="7769FE4A" w14:textId="77777777" w:rsidTr="006561BD">
        <w:trPr>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154749AB" w14:textId="77777777" w:rsidR="00B7101A" w:rsidRPr="00234F97" w:rsidRDefault="00B7101A" w:rsidP="006561BD">
            <w:pPr>
              <w:spacing w:line="360" w:lineRule="auto"/>
              <w:rPr>
                <w:rFonts w:ascii="Arial" w:hAnsi="Arial" w:cs="Arial"/>
                <w:color w:val="000000" w:themeColor="text1"/>
                <w:lang w:val="en-GB"/>
                <w:rPrChange w:id="123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33" w:author="Johannes Zauner" w:date="2025-09-12T14:01:00Z" w16du:dateUtc="2025-09-12T12:01:00Z">
                  <w:rPr>
                    <w:rFonts w:ascii="Arial" w:hAnsi="Arial" w:cs="Arial"/>
                    <w:color w:val="000000" w:themeColor="text1"/>
                  </w:rPr>
                </w:rPrChange>
              </w:rPr>
              <w:t xml:space="preserve">Screening </w:t>
            </w:r>
          </w:p>
        </w:tc>
        <w:tc>
          <w:tcPr>
            <w:tcW w:w="8072" w:type="dxa"/>
            <w:noWrap/>
            <w:hideMark/>
          </w:tcPr>
          <w:p w14:paraId="6AE1E70E" w14:textId="1466CA03" w:rsidR="00B7101A" w:rsidRPr="00234F97" w:rsidRDefault="00BC6ED7"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3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35" w:author="Johannes Zauner" w:date="2025-09-12T14:01:00Z" w16du:dateUtc="2025-09-12T12:01:00Z">
                  <w:rPr>
                    <w:rFonts w:ascii="Arial" w:hAnsi="Arial" w:cs="Arial"/>
                    <w:color w:val="000000" w:themeColor="text1"/>
                  </w:rPr>
                </w:rPrChange>
              </w:rPr>
              <w:t>One</w:t>
            </w:r>
            <w:r w:rsidR="00B7101A" w:rsidRPr="00234F97">
              <w:rPr>
                <w:rFonts w:ascii="Arial" w:hAnsi="Arial" w:cs="Arial"/>
                <w:color w:val="000000" w:themeColor="text1"/>
                <w:lang w:val="en-GB"/>
                <w:rPrChange w:id="1236" w:author="Johannes Zauner" w:date="2025-09-12T14:01:00Z" w16du:dateUtc="2025-09-12T12:01:00Z">
                  <w:rPr>
                    <w:rFonts w:ascii="Arial" w:hAnsi="Arial" w:cs="Arial"/>
                    <w:color w:val="000000" w:themeColor="text1"/>
                  </w:rPr>
                </w:rPrChange>
              </w:rPr>
              <w:t xml:space="preserve"> CSV file: one with health screening data for all participants.</w:t>
            </w:r>
            <w:r w:rsidR="00D75737" w:rsidRPr="00234F97">
              <w:rPr>
                <w:rFonts w:ascii="Arial" w:hAnsi="Arial" w:cs="Arial"/>
                <w:color w:val="000000" w:themeColor="text1"/>
                <w:lang w:val="en-GB"/>
                <w:rPrChange w:id="1237" w:author="Johannes Zauner" w:date="2025-09-12T14:01:00Z" w16du:dateUtc="2025-09-12T12:01:00Z">
                  <w:rPr>
                    <w:rFonts w:ascii="Arial" w:hAnsi="Arial" w:cs="Arial"/>
                    <w:color w:val="000000" w:themeColor="text1"/>
                  </w:rPr>
                </w:rPrChange>
              </w:rPr>
              <w:t xml:space="preserve"> </w:t>
            </w:r>
          </w:p>
        </w:tc>
      </w:tr>
    </w:tbl>
    <w:p w14:paraId="384D66FA" w14:textId="3B1A6A90" w:rsidR="00B7101A" w:rsidRPr="00234F97" w:rsidRDefault="00B7101A" w:rsidP="00B7101A">
      <w:pPr>
        <w:spacing w:line="360" w:lineRule="auto"/>
        <w:rPr>
          <w:rFonts w:ascii="Arial" w:hAnsi="Arial" w:cs="Arial"/>
          <w:b/>
          <w:bCs/>
          <w:color w:val="000000" w:themeColor="text1"/>
          <w:lang w:val="en-GB"/>
          <w:rPrChange w:id="1238" w:author="Johannes Zauner" w:date="2025-09-12T14:01:00Z" w16du:dateUtc="2025-09-12T12:01:00Z">
            <w:rPr>
              <w:rFonts w:ascii="Arial" w:hAnsi="Arial" w:cs="Arial"/>
              <w:b/>
              <w:bCs/>
              <w:color w:val="000000" w:themeColor="text1"/>
            </w:rPr>
          </w:rPrChange>
        </w:rPr>
      </w:pPr>
      <w:r w:rsidRPr="00234F97">
        <w:rPr>
          <w:rFonts w:ascii="Arial" w:hAnsi="Arial" w:cs="Arial"/>
          <w:color w:val="000000" w:themeColor="text1"/>
          <w:lang w:val="en-GB"/>
          <w:rPrChange w:id="1239" w:author="Johannes Zauner" w:date="2025-09-12T14:01:00Z" w16du:dateUtc="2025-09-12T12:01:00Z">
            <w:rPr>
              <w:rFonts w:ascii="Arial" w:hAnsi="Arial" w:cs="Arial"/>
              <w:color w:val="000000" w:themeColor="text1"/>
            </w:rPr>
          </w:rPrChange>
        </w:rPr>
        <w:t xml:space="preserve">LEBA, Light Exposure </w:t>
      </w:r>
      <w:r w:rsidR="00B41DD0" w:rsidRPr="00234F97">
        <w:rPr>
          <w:rFonts w:ascii="Arial" w:hAnsi="Arial" w:cs="Arial"/>
          <w:color w:val="000000" w:themeColor="text1"/>
          <w:lang w:val="en-GB"/>
          <w:rPrChange w:id="1240" w:author="Johannes Zauner" w:date="2025-09-12T14:01:00Z" w16du:dateUtc="2025-09-12T12:01:00Z">
            <w:rPr>
              <w:rFonts w:ascii="Arial" w:hAnsi="Arial" w:cs="Arial"/>
              <w:color w:val="000000" w:themeColor="text1"/>
            </w:rPr>
          </w:rPrChange>
        </w:rPr>
        <w:t>Behaviour</w:t>
      </w:r>
      <w:r w:rsidRPr="00234F97">
        <w:rPr>
          <w:rFonts w:ascii="Arial" w:hAnsi="Arial" w:cs="Arial"/>
          <w:color w:val="000000" w:themeColor="text1"/>
          <w:lang w:val="en-GB"/>
          <w:rPrChange w:id="1241" w:author="Johannes Zauner" w:date="2025-09-12T14:01:00Z" w16du:dateUtc="2025-09-12T12:01:00Z">
            <w:rPr>
              <w:rFonts w:ascii="Arial" w:hAnsi="Arial" w:cs="Arial"/>
              <w:color w:val="000000" w:themeColor="text1"/>
            </w:rPr>
          </w:rPrChange>
        </w:rPr>
        <w:t xml:space="preserve"> Assessment; ASE, Assessment of Sleep Environment; VLSQ-8, Visual Light Sensitivity Questionnaire-8; </w:t>
      </w:r>
      <w:proofErr w:type="spellStart"/>
      <w:r w:rsidRPr="00234F97">
        <w:rPr>
          <w:rFonts w:ascii="Arial" w:hAnsi="Arial" w:cs="Arial"/>
          <w:color w:val="000000" w:themeColor="text1"/>
          <w:lang w:val="en-GB"/>
          <w:rPrChange w:id="1242" w:author="Johannes Zauner" w:date="2025-09-12T14:01:00Z" w16du:dateUtc="2025-09-12T12:01:00Z">
            <w:rPr>
              <w:rFonts w:ascii="Arial" w:hAnsi="Arial" w:cs="Arial"/>
              <w:color w:val="000000" w:themeColor="text1"/>
            </w:rPr>
          </w:rPrChange>
        </w:rPr>
        <w:t>mTFA</w:t>
      </w:r>
      <w:proofErr w:type="spellEnd"/>
      <w:r w:rsidRPr="00234F97">
        <w:rPr>
          <w:rFonts w:ascii="Arial" w:hAnsi="Arial" w:cs="Arial"/>
          <w:color w:val="000000" w:themeColor="text1"/>
          <w:lang w:val="en-GB"/>
          <w:rPrChange w:id="1243" w:author="Johannes Zauner" w:date="2025-09-12T14:01:00Z" w16du:dateUtc="2025-09-12T12:01:00Z">
            <w:rPr>
              <w:rFonts w:ascii="Arial" w:hAnsi="Arial" w:cs="Arial"/>
              <w:color w:val="000000" w:themeColor="text1"/>
            </w:rPr>
          </w:rPrChange>
        </w:rPr>
        <w:t>, Modified Theory Framework of Acceptability</w:t>
      </w:r>
    </w:p>
    <w:p w14:paraId="47D7A1C6" w14:textId="77777777" w:rsidR="0055092E" w:rsidRPr="00234F97" w:rsidRDefault="0055092E" w:rsidP="00C72A55">
      <w:pPr>
        <w:spacing w:line="360" w:lineRule="auto"/>
        <w:rPr>
          <w:rFonts w:ascii="Arial" w:hAnsi="Arial" w:cs="Arial"/>
          <w:b/>
          <w:bCs/>
          <w:color w:val="000000" w:themeColor="text1"/>
          <w:lang w:val="en-GB"/>
          <w:rPrChange w:id="1244" w:author="Johannes Zauner" w:date="2025-09-12T14:01:00Z" w16du:dateUtc="2025-09-12T12:01:00Z">
            <w:rPr>
              <w:rFonts w:ascii="Arial" w:hAnsi="Arial" w:cs="Arial"/>
              <w:b/>
              <w:bCs/>
              <w:color w:val="000000" w:themeColor="text1"/>
            </w:rPr>
          </w:rPrChange>
        </w:rPr>
      </w:pPr>
    </w:p>
    <w:p w14:paraId="5A438483" w14:textId="77777777" w:rsidR="00B7101A" w:rsidRPr="00234F97" w:rsidRDefault="00B7101A">
      <w:pPr>
        <w:spacing w:line="259" w:lineRule="auto"/>
        <w:rPr>
          <w:rFonts w:ascii="Arial" w:hAnsi="Arial" w:cs="Arial"/>
          <w:b/>
          <w:bCs/>
          <w:color w:val="000000" w:themeColor="text1"/>
          <w:lang w:val="en-GB"/>
          <w:rPrChange w:id="1245"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246" w:author="Johannes Zauner" w:date="2025-09-12T14:01:00Z" w16du:dateUtc="2025-09-12T12:01:00Z">
            <w:rPr>
              <w:rFonts w:ascii="Arial" w:hAnsi="Arial" w:cs="Arial"/>
              <w:b/>
              <w:bCs/>
              <w:color w:val="000000" w:themeColor="text1"/>
            </w:rPr>
          </w:rPrChange>
        </w:rPr>
        <w:br w:type="page"/>
      </w:r>
    </w:p>
    <w:p w14:paraId="495A5DA2" w14:textId="563F5D2B" w:rsidR="00B7101A" w:rsidRPr="00234F97" w:rsidRDefault="00B7101A" w:rsidP="00B7101A">
      <w:pPr>
        <w:pStyle w:val="berschrift2"/>
        <w:rPr>
          <w:rFonts w:ascii="Arial" w:hAnsi="Arial" w:cs="Arial"/>
          <w:color w:val="000000" w:themeColor="text1"/>
          <w:sz w:val="24"/>
          <w:szCs w:val="24"/>
          <w:lang w:val="en-GB"/>
          <w:rPrChange w:id="1247" w:author="Johannes Zauner" w:date="2025-09-12T14:01:00Z" w16du:dateUtc="2025-09-12T12:01:00Z">
            <w:rPr>
              <w:rFonts w:ascii="Arial" w:hAnsi="Arial" w:cs="Arial"/>
              <w:color w:val="000000" w:themeColor="text1"/>
              <w:sz w:val="24"/>
              <w:szCs w:val="24"/>
            </w:rPr>
          </w:rPrChange>
        </w:rPr>
      </w:pPr>
      <w:r w:rsidRPr="00234F97">
        <w:rPr>
          <w:rFonts w:ascii="Arial" w:hAnsi="Arial" w:cs="Arial"/>
          <w:b/>
          <w:bCs/>
          <w:color w:val="000000" w:themeColor="text1"/>
          <w:sz w:val="24"/>
          <w:szCs w:val="24"/>
          <w:lang w:val="en-GB"/>
          <w:rPrChange w:id="1248" w:author="Johannes Zauner" w:date="2025-09-12T14:01:00Z" w16du:dateUtc="2025-09-12T12:01:00Z">
            <w:rPr>
              <w:rFonts w:ascii="Arial" w:hAnsi="Arial" w:cs="Arial"/>
              <w:b/>
              <w:bCs/>
              <w:color w:val="000000" w:themeColor="text1"/>
              <w:sz w:val="24"/>
              <w:szCs w:val="24"/>
            </w:rPr>
          </w:rPrChange>
        </w:rPr>
        <w:lastRenderedPageBreak/>
        <w:t xml:space="preserve">Table </w:t>
      </w:r>
      <w:r w:rsidR="00F30721">
        <w:rPr>
          <w:rFonts w:ascii="Arial" w:hAnsi="Arial" w:cs="Arial"/>
          <w:b/>
          <w:bCs/>
          <w:color w:val="000000" w:themeColor="text1"/>
          <w:sz w:val="24"/>
          <w:szCs w:val="24"/>
          <w:lang w:val="en-GB"/>
        </w:rPr>
        <w:t>3</w:t>
      </w:r>
      <w:r w:rsidRPr="00234F97">
        <w:rPr>
          <w:rFonts w:ascii="Arial" w:hAnsi="Arial" w:cs="Arial"/>
          <w:b/>
          <w:bCs/>
          <w:color w:val="000000" w:themeColor="text1"/>
          <w:sz w:val="24"/>
          <w:szCs w:val="24"/>
          <w:lang w:val="en-GB"/>
          <w:rPrChange w:id="1249" w:author="Johannes Zauner" w:date="2025-09-12T14:01:00Z" w16du:dateUtc="2025-09-12T12:01:00Z">
            <w:rPr>
              <w:rFonts w:ascii="Arial" w:hAnsi="Arial" w:cs="Arial"/>
              <w:b/>
              <w:bCs/>
              <w:color w:val="000000" w:themeColor="text1"/>
              <w:sz w:val="24"/>
              <w:szCs w:val="24"/>
            </w:rPr>
          </w:rPrChange>
        </w:rPr>
        <w:t>.</w:t>
      </w:r>
      <w:r w:rsidRPr="00234F97">
        <w:rPr>
          <w:rFonts w:ascii="Arial" w:hAnsi="Arial" w:cs="Arial"/>
          <w:color w:val="000000" w:themeColor="text1"/>
          <w:sz w:val="24"/>
          <w:szCs w:val="24"/>
          <w:lang w:val="en-GB"/>
          <w:rPrChange w:id="1250" w:author="Johannes Zauner" w:date="2025-09-12T14:01:00Z" w16du:dateUtc="2025-09-12T12:01:00Z">
            <w:rPr>
              <w:rFonts w:ascii="Arial" w:hAnsi="Arial" w:cs="Arial"/>
              <w:color w:val="000000" w:themeColor="text1"/>
              <w:sz w:val="24"/>
              <w:szCs w:val="24"/>
            </w:rPr>
          </w:rPrChange>
        </w:rPr>
        <w:t xml:space="preserve"> Description of individual-level folder</w:t>
      </w:r>
    </w:p>
    <w:p w14:paraId="5FAAEAF0" w14:textId="77777777" w:rsidR="00BA7A77" w:rsidRPr="00234F97" w:rsidRDefault="00BA7A77" w:rsidP="00E97A0B">
      <w:pPr>
        <w:rPr>
          <w:color w:val="000000" w:themeColor="text1"/>
          <w:lang w:val="en-GB"/>
          <w:rPrChange w:id="1251" w:author="Johannes Zauner" w:date="2025-09-12T14:01:00Z" w16du:dateUtc="2025-09-12T12:01:00Z">
            <w:rPr>
              <w:color w:val="000000" w:themeColor="text1"/>
            </w:rPr>
          </w:rPrChange>
        </w:rPr>
      </w:pPr>
    </w:p>
    <w:tbl>
      <w:tblPr>
        <w:tblStyle w:val="Gitternetztabelle4Akzent3"/>
        <w:tblW w:w="9350" w:type="dxa"/>
        <w:tblLook w:val="04A0" w:firstRow="1" w:lastRow="0" w:firstColumn="1" w:lastColumn="0" w:noHBand="0" w:noVBand="1"/>
      </w:tblPr>
      <w:tblGrid>
        <w:gridCol w:w="3679"/>
        <w:gridCol w:w="3658"/>
        <w:gridCol w:w="2013"/>
      </w:tblGrid>
      <w:tr w:rsidR="00043739" w:rsidRPr="00234F97" w14:paraId="23E44710" w14:textId="77777777" w:rsidTr="00D64D69">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AC6DEFA" w14:textId="77777777" w:rsidR="00B7101A" w:rsidRPr="00234F97" w:rsidRDefault="00B7101A" w:rsidP="006561BD">
            <w:pPr>
              <w:spacing w:line="360" w:lineRule="auto"/>
              <w:rPr>
                <w:rFonts w:ascii="Arial" w:hAnsi="Arial" w:cs="Arial"/>
                <w:color w:val="000000" w:themeColor="text1"/>
                <w:lang w:val="en-GB"/>
                <w:rPrChange w:id="125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53" w:author="Johannes Zauner" w:date="2025-09-12T14:01:00Z" w16du:dateUtc="2025-09-12T12:01:00Z">
                  <w:rPr>
                    <w:rFonts w:ascii="Arial" w:hAnsi="Arial" w:cs="Arial"/>
                    <w:color w:val="000000" w:themeColor="text1"/>
                  </w:rPr>
                </w:rPrChange>
              </w:rPr>
              <w:t>Subfolder</w:t>
            </w:r>
          </w:p>
        </w:tc>
        <w:tc>
          <w:tcPr>
            <w:tcW w:w="3749" w:type="dxa"/>
            <w:noWrap/>
            <w:hideMark/>
          </w:tcPr>
          <w:p w14:paraId="2A64EF78" w14:textId="77777777" w:rsidR="00B7101A" w:rsidRPr="00234F97"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5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55" w:author="Johannes Zauner" w:date="2025-09-12T14:01:00Z" w16du:dateUtc="2025-09-12T12:01:00Z">
                  <w:rPr>
                    <w:rFonts w:ascii="Arial" w:hAnsi="Arial" w:cs="Arial"/>
                    <w:color w:val="000000" w:themeColor="text1"/>
                  </w:rPr>
                </w:rPrChange>
              </w:rPr>
              <w:t>Filename</w:t>
            </w:r>
          </w:p>
        </w:tc>
        <w:tc>
          <w:tcPr>
            <w:tcW w:w="2340" w:type="dxa"/>
            <w:noWrap/>
            <w:hideMark/>
          </w:tcPr>
          <w:p w14:paraId="7D438F7A" w14:textId="77777777" w:rsidR="00B7101A" w:rsidRPr="00234F97"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5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57" w:author="Johannes Zauner" w:date="2025-09-12T14:01:00Z" w16du:dateUtc="2025-09-12T12:01:00Z">
                  <w:rPr>
                    <w:rFonts w:ascii="Arial" w:hAnsi="Arial" w:cs="Arial"/>
                    <w:color w:val="000000" w:themeColor="text1"/>
                  </w:rPr>
                </w:rPrChange>
              </w:rPr>
              <w:t>Description</w:t>
            </w:r>
          </w:p>
        </w:tc>
      </w:tr>
      <w:tr w:rsidR="00043739" w:rsidRPr="00234F97" w14:paraId="0569B021"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07870184" w14:textId="77777777" w:rsidR="00B7101A" w:rsidRPr="00234F97" w:rsidRDefault="00B7101A" w:rsidP="006561BD">
            <w:pPr>
              <w:spacing w:line="360" w:lineRule="auto"/>
              <w:rPr>
                <w:rFonts w:ascii="Arial" w:hAnsi="Arial" w:cs="Arial"/>
                <w:color w:val="000000" w:themeColor="text1"/>
                <w:lang w:val="en-GB"/>
                <w:rPrChange w:id="125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59" w:author="Johannes Zauner" w:date="2025-09-12T14:01:00Z" w16du:dateUtc="2025-09-12T12:01:00Z">
                  <w:rPr>
                    <w:rFonts w:ascii="Arial" w:hAnsi="Arial" w:cs="Arial"/>
                    <w:color w:val="000000" w:themeColor="text1"/>
                  </w:rPr>
                </w:rPrChange>
              </w:rPr>
              <w:t>Chronotype/</w:t>
            </w:r>
          </w:p>
        </w:tc>
        <w:tc>
          <w:tcPr>
            <w:tcW w:w="3749" w:type="dxa"/>
            <w:noWrap/>
            <w:hideMark/>
          </w:tcPr>
          <w:p w14:paraId="6151CA1E"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6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61" w:author="Johannes Zauner" w:date="2025-09-12T14:01:00Z" w16du:dateUtc="2025-09-12T12:01:00Z">
                  <w:rPr>
                    <w:rFonts w:ascii="Arial" w:hAnsi="Arial" w:cs="Arial"/>
                    <w:color w:val="000000" w:themeColor="text1"/>
                  </w:rPr>
                </w:rPrChange>
              </w:rPr>
              <w:t>PID_mctq_yyyymmdd.csv / PID_meq_yyyymmdd.csv</w:t>
            </w:r>
          </w:p>
        </w:tc>
        <w:tc>
          <w:tcPr>
            <w:tcW w:w="2340" w:type="dxa"/>
            <w:noWrap/>
            <w:hideMark/>
          </w:tcPr>
          <w:p w14:paraId="19C3BE56"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6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63" w:author="Johannes Zauner" w:date="2025-09-12T14:01:00Z" w16du:dateUtc="2025-09-12T12:01:00Z">
                  <w:rPr>
                    <w:rFonts w:ascii="Arial" w:hAnsi="Arial" w:cs="Arial"/>
                    <w:color w:val="000000" w:themeColor="text1"/>
                  </w:rPr>
                </w:rPrChange>
              </w:rPr>
              <w:t>Contains two CSV files: one for MEQ and the other for MCTQ chronotype questionnaires completed on Day 1 of light study (Monday)</w:t>
            </w:r>
          </w:p>
        </w:tc>
      </w:tr>
      <w:tr w:rsidR="00043739" w:rsidRPr="00234F97" w14:paraId="71552D7C"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2968F05" w14:textId="77777777" w:rsidR="00B7101A" w:rsidRPr="00234F97" w:rsidRDefault="00B7101A" w:rsidP="006561BD">
            <w:pPr>
              <w:spacing w:line="360" w:lineRule="auto"/>
              <w:rPr>
                <w:rFonts w:ascii="Arial" w:hAnsi="Arial" w:cs="Arial"/>
                <w:color w:val="000000" w:themeColor="text1"/>
                <w:lang w:val="en-GB"/>
                <w:rPrChange w:id="126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65"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266" w:author="Johannes Zauner" w:date="2025-09-12T14:01:00Z" w16du:dateUtc="2025-09-12T12:01:00Z">
                  <w:rPr>
                    <w:rFonts w:ascii="Arial" w:hAnsi="Arial" w:cs="Arial"/>
                    <w:color w:val="000000" w:themeColor="text1"/>
                  </w:rPr>
                </w:rPrChange>
              </w:rPr>
              <w:t>actlumus_chest</w:t>
            </w:r>
            <w:proofErr w:type="spellEnd"/>
            <w:r w:rsidRPr="00234F97">
              <w:rPr>
                <w:rFonts w:ascii="Arial" w:hAnsi="Arial" w:cs="Arial"/>
                <w:color w:val="000000" w:themeColor="text1"/>
                <w:lang w:val="en-GB"/>
                <w:rPrChange w:id="1267" w:author="Johannes Zauner" w:date="2025-09-12T14:01:00Z" w16du:dateUtc="2025-09-12T12:01:00Z">
                  <w:rPr>
                    <w:rFonts w:ascii="Arial" w:hAnsi="Arial" w:cs="Arial"/>
                    <w:color w:val="000000" w:themeColor="text1"/>
                  </w:rPr>
                </w:rPrChange>
              </w:rPr>
              <w:t>/</w:t>
            </w:r>
          </w:p>
        </w:tc>
        <w:tc>
          <w:tcPr>
            <w:tcW w:w="3749" w:type="dxa"/>
            <w:noWrap/>
            <w:hideMark/>
          </w:tcPr>
          <w:p w14:paraId="24F99307" w14:textId="3E76B2E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6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69" w:author="Johannes Zauner" w:date="2025-09-12T14:01:00Z" w16du:dateUtc="2025-09-12T12:01:00Z">
                  <w:rPr>
                    <w:rFonts w:ascii="Arial" w:hAnsi="Arial" w:cs="Arial"/>
                    <w:color w:val="000000" w:themeColor="text1"/>
                  </w:rPr>
                </w:rPrChange>
              </w:rPr>
              <w:t>PID_c.txt</w:t>
            </w:r>
          </w:p>
        </w:tc>
        <w:tc>
          <w:tcPr>
            <w:tcW w:w="2340" w:type="dxa"/>
            <w:noWrap/>
            <w:hideMark/>
          </w:tcPr>
          <w:p w14:paraId="158A2FB7"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7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71" w:author="Johannes Zauner" w:date="2025-09-12T14:01:00Z" w16du:dateUtc="2025-09-12T12:01:00Z">
                  <w:rPr>
                    <w:rFonts w:ascii="Arial" w:hAnsi="Arial" w:cs="Arial"/>
                    <w:color w:val="000000" w:themeColor="text1"/>
                  </w:rPr>
                </w:rPrChange>
              </w:rPr>
              <w:t xml:space="preserve">Contains two CSV files: one for light exposure (10s intervals, 7 days) and the other an automated report </w:t>
            </w:r>
          </w:p>
        </w:tc>
      </w:tr>
      <w:tr w:rsidR="00043739" w:rsidRPr="00234F97" w14:paraId="49EF5B8B"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6BBEDC1D" w14:textId="77777777" w:rsidR="00B7101A" w:rsidRPr="00234F97" w:rsidRDefault="00B7101A" w:rsidP="006561BD">
            <w:pPr>
              <w:spacing w:line="360" w:lineRule="auto"/>
              <w:rPr>
                <w:rFonts w:ascii="Arial" w:hAnsi="Arial" w:cs="Arial"/>
                <w:color w:val="000000" w:themeColor="text1"/>
                <w:lang w:val="en-GB"/>
                <w:rPrChange w:id="127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73"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274" w:author="Johannes Zauner" w:date="2025-09-12T14:01:00Z" w16du:dateUtc="2025-09-12T12:01:00Z">
                  <w:rPr>
                    <w:rFonts w:ascii="Arial" w:hAnsi="Arial" w:cs="Arial"/>
                    <w:color w:val="000000" w:themeColor="text1"/>
                  </w:rPr>
                </w:rPrChange>
              </w:rPr>
              <w:t>actlumus_head</w:t>
            </w:r>
            <w:proofErr w:type="spellEnd"/>
            <w:r w:rsidRPr="00234F97">
              <w:rPr>
                <w:rFonts w:ascii="Arial" w:hAnsi="Arial" w:cs="Arial"/>
                <w:color w:val="000000" w:themeColor="text1"/>
                <w:lang w:val="en-GB"/>
                <w:rPrChange w:id="1275" w:author="Johannes Zauner" w:date="2025-09-12T14:01:00Z" w16du:dateUtc="2025-09-12T12:01:00Z">
                  <w:rPr>
                    <w:rFonts w:ascii="Arial" w:hAnsi="Arial" w:cs="Arial"/>
                    <w:color w:val="000000" w:themeColor="text1"/>
                  </w:rPr>
                </w:rPrChange>
              </w:rPr>
              <w:t>/</w:t>
            </w:r>
          </w:p>
        </w:tc>
        <w:tc>
          <w:tcPr>
            <w:tcW w:w="3749" w:type="dxa"/>
            <w:noWrap/>
            <w:hideMark/>
          </w:tcPr>
          <w:p w14:paraId="140F3E4C" w14:textId="6ABA0EDF"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7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77" w:author="Johannes Zauner" w:date="2025-09-12T14:01:00Z" w16du:dateUtc="2025-09-12T12:01:00Z">
                  <w:rPr>
                    <w:rFonts w:ascii="Arial" w:hAnsi="Arial" w:cs="Arial"/>
                    <w:color w:val="000000" w:themeColor="text1"/>
                  </w:rPr>
                </w:rPrChange>
              </w:rPr>
              <w:t>PID_h.txt</w:t>
            </w:r>
          </w:p>
        </w:tc>
        <w:tc>
          <w:tcPr>
            <w:tcW w:w="2340" w:type="dxa"/>
            <w:noWrap/>
            <w:hideMark/>
          </w:tcPr>
          <w:p w14:paraId="27D5A388" w14:textId="0263693C"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7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79" w:author="Johannes Zauner" w:date="2025-09-12T14:01:00Z" w16du:dateUtc="2025-09-12T12:01:00Z">
                  <w:rPr>
                    <w:rFonts w:ascii="Arial" w:hAnsi="Arial" w:cs="Arial"/>
                    <w:color w:val="000000" w:themeColor="text1"/>
                  </w:rPr>
                </w:rPrChange>
              </w:rPr>
              <w:t>Contains two CSV files: one for light exposure (10s intervals, 7 days) and the other an automated report</w:t>
            </w:r>
            <w:r w:rsidR="001C557F" w:rsidRPr="00234F97">
              <w:rPr>
                <w:rFonts w:ascii="Arial" w:hAnsi="Arial" w:cs="Arial"/>
                <w:color w:val="000000" w:themeColor="text1"/>
                <w:lang w:val="en-GB"/>
                <w:rPrChange w:id="1280" w:author="Johannes Zauner" w:date="2025-09-12T14:01:00Z" w16du:dateUtc="2025-09-12T12:01:00Z">
                  <w:rPr>
                    <w:rFonts w:ascii="Arial" w:hAnsi="Arial" w:cs="Arial"/>
                    <w:color w:val="000000" w:themeColor="text1"/>
                  </w:rPr>
                </w:rPrChange>
              </w:rPr>
              <w:t xml:space="preserve">. Note: </w:t>
            </w:r>
            <w:r w:rsidR="001C557F" w:rsidRPr="00234F97">
              <w:rPr>
                <w:rFonts w:ascii="Arial" w:hAnsi="Arial" w:cs="Arial"/>
                <w:color w:val="000000" w:themeColor="text1"/>
                <w:lang w:val="en-GB"/>
                <w:rPrChange w:id="1281" w:author="Johannes Zauner" w:date="2025-09-12T14:01:00Z" w16du:dateUtc="2025-09-12T12:01:00Z">
                  <w:rPr>
                    <w:rFonts w:ascii="Arial" w:hAnsi="Arial" w:cs="Arial"/>
                    <w:color w:val="000000" w:themeColor="text1"/>
                  </w:rPr>
                </w:rPrChange>
              </w:rPr>
              <w:lastRenderedPageBreak/>
              <w:t>Participant IZTECH_S004 has two separate light exposure measurement files.</w:t>
            </w:r>
            <w:r w:rsidRPr="00234F97">
              <w:rPr>
                <w:rFonts w:ascii="Arial" w:hAnsi="Arial" w:cs="Arial"/>
                <w:color w:val="000000" w:themeColor="text1"/>
                <w:lang w:val="en-GB"/>
                <w:rPrChange w:id="1282" w:author="Johannes Zauner" w:date="2025-09-12T14:01:00Z" w16du:dateUtc="2025-09-12T12:01:00Z">
                  <w:rPr>
                    <w:rFonts w:ascii="Arial" w:hAnsi="Arial" w:cs="Arial"/>
                    <w:color w:val="000000" w:themeColor="text1"/>
                  </w:rPr>
                </w:rPrChange>
              </w:rPr>
              <w:t xml:space="preserve"> </w:t>
            </w:r>
          </w:p>
        </w:tc>
      </w:tr>
      <w:tr w:rsidR="00043739" w:rsidRPr="00234F97" w14:paraId="4AC90453"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E97B3BE" w14:textId="77777777" w:rsidR="00B7101A" w:rsidRPr="00234F97" w:rsidRDefault="00B7101A" w:rsidP="006561BD">
            <w:pPr>
              <w:spacing w:line="360" w:lineRule="auto"/>
              <w:rPr>
                <w:rFonts w:ascii="Arial" w:hAnsi="Arial" w:cs="Arial"/>
                <w:color w:val="000000" w:themeColor="text1"/>
                <w:lang w:val="en-GB"/>
                <w:rPrChange w:id="128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84"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285" w:author="Johannes Zauner" w:date="2025-09-12T14:01:00Z" w16du:dateUtc="2025-09-12T12:01:00Z">
                  <w:rPr>
                    <w:rFonts w:ascii="Arial" w:hAnsi="Arial" w:cs="Arial"/>
                    <w:color w:val="000000" w:themeColor="text1"/>
                  </w:rPr>
                </w:rPrChange>
              </w:rPr>
              <w:t>actlumus_wrist</w:t>
            </w:r>
            <w:proofErr w:type="spellEnd"/>
            <w:r w:rsidRPr="00234F97">
              <w:rPr>
                <w:rFonts w:ascii="Arial" w:hAnsi="Arial" w:cs="Arial"/>
                <w:color w:val="000000" w:themeColor="text1"/>
                <w:lang w:val="en-GB"/>
                <w:rPrChange w:id="1286" w:author="Johannes Zauner" w:date="2025-09-12T14:01:00Z" w16du:dateUtc="2025-09-12T12:01:00Z">
                  <w:rPr>
                    <w:rFonts w:ascii="Arial" w:hAnsi="Arial" w:cs="Arial"/>
                    <w:color w:val="000000" w:themeColor="text1"/>
                  </w:rPr>
                </w:rPrChange>
              </w:rPr>
              <w:t>/</w:t>
            </w:r>
          </w:p>
        </w:tc>
        <w:tc>
          <w:tcPr>
            <w:tcW w:w="3749" w:type="dxa"/>
            <w:noWrap/>
            <w:hideMark/>
          </w:tcPr>
          <w:p w14:paraId="1CD76E78" w14:textId="79530BBE"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8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88" w:author="Johannes Zauner" w:date="2025-09-12T14:01:00Z" w16du:dateUtc="2025-09-12T12:01:00Z">
                  <w:rPr>
                    <w:rFonts w:ascii="Arial" w:hAnsi="Arial" w:cs="Arial"/>
                    <w:color w:val="000000" w:themeColor="text1"/>
                  </w:rPr>
                </w:rPrChange>
              </w:rPr>
              <w:t>PID_w.txt</w:t>
            </w:r>
          </w:p>
        </w:tc>
        <w:tc>
          <w:tcPr>
            <w:tcW w:w="2340" w:type="dxa"/>
            <w:noWrap/>
            <w:hideMark/>
          </w:tcPr>
          <w:p w14:paraId="0FB5C165" w14:textId="788CC271"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28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90" w:author="Johannes Zauner" w:date="2025-09-12T14:01:00Z" w16du:dateUtc="2025-09-12T12:01:00Z">
                  <w:rPr>
                    <w:rFonts w:ascii="Arial" w:hAnsi="Arial" w:cs="Arial"/>
                    <w:color w:val="000000" w:themeColor="text1"/>
                  </w:rPr>
                </w:rPrChange>
              </w:rPr>
              <w:t>Contains two CSV files: one for light exposure (10s intervals, 7 days) and the other an automated report</w:t>
            </w:r>
            <w:r w:rsidR="00D64D69" w:rsidRPr="00234F97">
              <w:rPr>
                <w:rFonts w:ascii="Arial" w:hAnsi="Arial" w:cs="Arial"/>
                <w:color w:val="000000" w:themeColor="text1"/>
                <w:lang w:val="en-GB"/>
                <w:rPrChange w:id="1291" w:author="Johannes Zauner" w:date="2025-09-12T14:01:00Z" w16du:dateUtc="2025-09-12T12:01:00Z">
                  <w:rPr>
                    <w:rFonts w:ascii="Arial" w:hAnsi="Arial" w:cs="Arial"/>
                    <w:color w:val="000000" w:themeColor="text1"/>
                  </w:rPr>
                </w:rPrChange>
              </w:rPr>
              <w:t>. Note: Participant IZTECH_S016 has a sampling interval of 120 seconds instead of 10 seconds.</w:t>
            </w:r>
            <w:r w:rsidRPr="00234F97">
              <w:rPr>
                <w:rFonts w:ascii="Arial" w:hAnsi="Arial" w:cs="Arial"/>
                <w:color w:val="000000" w:themeColor="text1"/>
                <w:lang w:val="en-GB"/>
                <w:rPrChange w:id="1292" w:author="Johannes Zauner" w:date="2025-09-12T14:01:00Z" w16du:dateUtc="2025-09-12T12:01:00Z">
                  <w:rPr>
                    <w:rFonts w:ascii="Arial" w:hAnsi="Arial" w:cs="Arial"/>
                    <w:color w:val="000000" w:themeColor="text1"/>
                  </w:rPr>
                </w:rPrChange>
              </w:rPr>
              <w:t xml:space="preserve"> </w:t>
            </w:r>
          </w:p>
        </w:tc>
      </w:tr>
      <w:tr w:rsidR="00D64D69" w:rsidRPr="00234F97" w14:paraId="7C6A8FDB"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tcPr>
          <w:p w14:paraId="18BF2DD5" w14:textId="586CAC16" w:rsidR="00D64D69" w:rsidRPr="00234F97" w:rsidRDefault="00D64D69" w:rsidP="00D64D69">
            <w:pPr>
              <w:spacing w:line="360" w:lineRule="auto"/>
              <w:rPr>
                <w:rFonts w:ascii="Arial" w:hAnsi="Arial" w:cs="Arial"/>
                <w:color w:val="000000" w:themeColor="text1"/>
                <w:lang w:val="en-GB"/>
                <w:rPrChange w:id="129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94"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295" w:author="Johannes Zauner" w:date="2025-09-12T14:01:00Z" w16du:dateUtc="2025-09-12T12:01:00Z">
                  <w:rPr>
                    <w:rFonts w:ascii="Arial" w:hAnsi="Arial" w:cs="Arial"/>
                    <w:color w:val="000000" w:themeColor="text1"/>
                  </w:rPr>
                </w:rPrChange>
              </w:rPr>
              <w:t>actlumus_environment</w:t>
            </w:r>
            <w:proofErr w:type="spellEnd"/>
            <w:r w:rsidRPr="00234F97">
              <w:rPr>
                <w:rFonts w:ascii="Arial" w:hAnsi="Arial" w:cs="Arial"/>
                <w:color w:val="000000" w:themeColor="text1"/>
                <w:lang w:val="en-GB"/>
                <w:rPrChange w:id="1296" w:author="Johannes Zauner" w:date="2025-09-12T14:01:00Z" w16du:dateUtc="2025-09-12T12:01:00Z">
                  <w:rPr>
                    <w:rFonts w:ascii="Arial" w:hAnsi="Arial" w:cs="Arial"/>
                    <w:color w:val="000000" w:themeColor="text1"/>
                  </w:rPr>
                </w:rPrChange>
              </w:rPr>
              <w:t>/</w:t>
            </w:r>
          </w:p>
        </w:tc>
        <w:tc>
          <w:tcPr>
            <w:tcW w:w="3749" w:type="dxa"/>
            <w:noWrap/>
          </w:tcPr>
          <w:p w14:paraId="794E0903" w14:textId="297840F9" w:rsidR="00D64D69" w:rsidRPr="00234F97" w:rsidRDefault="00D64D69" w:rsidP="00D64D6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9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298" w:author="Johannes Zauner" w:date="2025-09-12T14:01:00Z" w16du:dateUtc="2025-09-12T12:01:00Z">
                  <w:rPr>
                    <w:rFonts w:ascii="Arial" w:hAnsi="Arial" w:cs="Arial"/>
                    <w:color w:val="000000" w:themeColor="text1"/>
                  </w:rPr>
                </w:rPrChange>
              </w:rPr>
              <w:t>PID_e.txt</w:t>
            </w:r>
          </w:p>
        </w:tc>
        <w:tc>
          <w:tcPr>
            <w:tcW w:w="2340" w:type="dxa"/>
            <w:noWrap/>
          </w:tcPr>
          <w:p w14:paraId="41BCA09D" w14:textId="65B4B155" w:rsidR="00D64D69" w:rsidRPr="00234F97" w:rsidRDefault="00D64D69" w:rsidP="00D64D6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29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00" w:author="Johannes Zauner" w:date="2025-09-12T14:01:00Z" w16du:dateUtc="2025-09-12T12:01:00Z">
                  <w:rPr>
                    <w:rFonts w:ascii="Arial" w:hAnsi="Arial" w:cs="Arial"/>
                    <w:color w:val="000000" w:themeColor="text1"/>
                  </w:rPr>
                </w:rPrChange>
              </w:rPr>
              <w:t xml:space="preserve">Contains two CSV files: one for light exposure and the other an automated report. Note: One </w:t>
            </w:r>
            <w:proofErr w:type="spellStart"/>
            <w:r w:rsidRPr="00234F97">
              <w:rPr>
                <w:rFonts w:ascii="Arial" w:hAnsi="Arial" w:cs="Arial"/>
                <w:color w:val="000000" w:themeColor="text1"/>
                <w:lang w:val="en-GB"/>
                <w:rPrChange w:id="1301" w:author="Johannes Zauner" w:date="2025-09-12T14:01:00Z" w16du:dateUtc="2025-09-12T12:01:00Z">
                  <w:rPr>
                    <w:rFonts w:ascii="Arial" w:hAnsi="Arial" w:cs="Arial"/>
                    <w:color w:val="000000" w:themeColor="text1"/>
                  </w:rPr>
                </w:rPrChange>
              </w:rPr>
              <w:t>ActLumus</w:t>
            </w:r>
            <w:proofErr w:type="spellEnd"/>
            <w:r w:rsidRPr="00234F97">
              <w:rPr>
                <w:rFonts w:ascii="Arial" w:hAnsi="Arial" w:cs="Arial"/>
                <w:color w:val="000000" w:themeColor="text1"/>
                <w:lang w:val="en-GB"/>
                <w:rPrChange w:id="1302" w:author="Johannes Zauner" w:date="2025-09-12T14:01:00Z" w16du:dateUtc="2025-09-12T12:01:00Z">
                  <w:rPr>
                    <w:rFonts w:ascii="Arial" w:hAnsi="Arial" w:cs="Arial"/>
                    <w:color w:val="000000" w:themeColor="text1"/>
                  </w:rPr>
                </w:rPrChange>
              </w:rPr>
              <w:t xml:space="preserve"> </w:t>
            </w:r>
            <w:r w:rsidRPr="00234F97">
              <w:rPr>
                <w:rFonts w:ascii="Arial" w:hAnsi="Arial" w:cs="Arial"/>
                <w:color w:val="000000" w:themeColor="text1"/>
                <w:lang w:val="en-GB"/>
                <w:rPrChange w:id="1303" w:author="Johannes Zauner" w:date="2025-09-12T14:01:00Z" w16du:dateUtc="2025-09-12T12:01:00Z">
                  <w:rPr>
                    <w:rFonts w:ascii="Arial" w:hAnsi="Arial" w:cs="Arial"/>
                    <w:color w:val="000000" w:themeColor="text1"/>
                  </w:rPr>
                </w:rPrChange>
              </w:rPr>
              <w:lastRenderedPageBreak/>
              <w:t>device was placed on the south-facing exterior wall of the Izmir Institute of Technology Molecular Biology and Genetics Building, one for each participant.</w:t>
            </w:r>
          </w:p>
        </w:tc>
      </w:tr>
      <w:tr w:rsidR="00043739" w:rsidRPr="00234F97" w14:paraId="78F9C94D"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CB7CCAE" w14:textId="77777777" w:rsidR="00B7101A" w:rsidRPr="00234F97" w:rsidRDefault="00B7101A" w:rsidP="006561BD">
            <w:pPr>
              <w:spacing w:line="360" w:lineRule="auto"/>
              <w:rPr>
                <w:rFonts w:ascii="Arial" w:hAnsi="Arial" w:cs="Arial"/>
                <w:color w:val="000000" w:themeColor="text1"/>
                <w:lang w:val="en-GB"/>
                <w:rPrChange w:id="130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05"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06" w:author="Johannes Zauner" w:date="2025-09-12T14:01:00Z" w16du:dateUtc="2025-09-12T12:01:00Z">
                  <w:rPr>
                    <w:rFonts w:ascii="Arial" w:hAnsi="Arial" w:cs="Arial"/>
                    <w:color w:val="000000" w:themeColor="text1"/>
                  </w:rPr>
                </w:rPrChange>
              </w:rPr>
              <w:t>currentconditions</w:t>
            </w:r>
            <w:proofErr w:type="spellEnd"/>
            <w:r w:rsidRPr="00234F97">
              <w:rPr>
                <w:rFonts w:ascii="Arial" w:hAnsi="Arial" w:cs="Arial"/>
                <w:color w:val="000000" w:themeColor="text1"/>
                <w:lang w:val="en-GB"/>
                <w:rPrChange w:id="1307" w:author="Johannes Zauner" w:date="2025-09-12T14:01:00Z" w16du:dateUtc="2025-09-12T12:01:00Z">
                  <w:rPr>
                    <w:rFonts w:ascii="Arial" w:hAnsi="Arial" w:cs="Arial"/>
                    <w:color w:val="000000" w:themeColor="text1"/>
                  </w:rPr>
                </w:rPrChange>
              </w:rPr>
              <w:t>/</w:t>
            </w:r>
          </w:p>
        </w:tc>
        <w:tc>
          <w:tcPr>
            <w:tcW w:w="3749" w:type="dxa"/>
            <w:noWrap/>
            <w:hideMark/>
          </w:tcPr>
          <w:p w14:paraId="5233F199"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0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09" w:author="Johannes Zauner" w:date="2025-09-12T14:01:00Z" w16du:dateUtc="2025-09-12T12:01:00Z">
                  <w:rPr>
                    <w:rFonts w:ascii="Arial" w:hAnsi="Arial" w:cs="Arial"/>
                    <w:color w:val="000000" w:themeColor="text1"/>
                  </w:rPr>
                </w:rPrChange>
              </w:rPr>
              <w:t>PID_currentconditions_yyyymmdd.csv</w:t>
            </w:r>
          </w:p>
        </w:tc>
        <w:tc>
          <w:tcPr>
            <w:tcW w:w="2340" w:type="dxa"/>
            <w:noWrap/>
            <w:hideMark/>
          </w:tcPr>
          <w:p w14:paraId="2DC851E0" w14:textId="6003FDF1"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1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11" w:author="Johannes Zauner" w:date="2025-09-12T14:01:00Z" w16du:dateUtc="2025-09-12T12:01:00Z">
                  <w:rPr>
                    <w:rFonts w:ascii="Arial" w:hAnsi="Arial" w:cs="Arial"/>
                    <w:color w:val="000000" w:themeColor="text1"/>
                  </w:rPr>
                </w:rPrChange>
              </w:rPr>
              <w:t>Contains one CSV file: EMA on mood (</w:t>
            </w:r>
            <w:proofErr w:type="spellStart"/>
            <w:r w:rsidRPr="00234F97">
              <w:rPr>
                <w:rFonts w:ascii="Arial" w:hAnsi="Arial" w:cs="Arial"/>
                <w:color w:val="000000" w:themeColor="text1"/>
                <w:lang w:val="en-GB"/>
                <w:rPrChange w:id="1312" w:author="Johannes Zauner" w:date="2025-09-12T14:01:00Z" w16du:dateUtc="2025-09-12T12:01:00Z">
                  <w:rPr>
                    <w:rFonts w:ascii="Arial" w:hAnsi="Arial" w:cs="Arial"/>
                    <w:color w:val="000000" w:themeColor="text1"/>
                  </w:rPr>
                </w:rPrChange>
              </w:rPr>
              <w:t>MoodZoom</w:t>
            </w:r>
            <w:proofErr w:type="spellEnd"/>
            <w:r w:rsidRPr="00234F97">
              <w:rPr>
                <w:rFonts w:ascii="Arial" w:hAnsi="Arial" w:cs="Arial"/>
                <w:color w:val="000000" w:themeColor="text1"/>
                <w:lang w:val="en-GB"/>
                <w:rPrChange w:id="1313" w:author="Johannes Zauner" w:date="2025-09-12T14:01:00Z" w16du:dateUtc="2025-09-12T12:01:00Z">
                  <w:rPr>
                    <w:rFonts w:ascii="Arial" w:hAnsi="Arial" w:cs="Arial"/>
                    <w:color w:val="000000" w:themeColor="text1"/>
                  </w:rPr>
                </w:rPrChange>
              </w:rPr>
              <w:t>), light</w:t>
            </w:r>
            <w:r w:rsidR="00D64D69" w:rsidRPr="00234F97">
              <w:rPr>
                <w:rFonts w:ascii="Arial" w:hAnsi="Arial" w:cs="Arial"/>
                <w:color w:val="000000" w:themeColor="text1"/>
                <w:lang w:val="en-GB"/>
                <w:rPrChange w:id="1314" w:author="Johannes Zauner" w:date="2025-09-12T14:01:00Z" w16du:dateUtc="2025-09-12T12:01:00Z">
                  <w:rPr>
                    <w:rFonts w:ascii="Arial" w:hAnsi="Arial" w:cs="Arial"/>
                    <w:color w:val="000000" w:themeColor="text1"/>
                  </w:rPr>
                </w:rPrChange>
              </w:rPr>
              <w:t xml:space="preserve"> </w:t>
            </w:r>
            <w:r w:rsidR="00BD5DB5" w:rsidRPr="00234F97">
              <w:rPr>
                <w:rFonts w:ascii="Arial" w:hAnsi="Arial" w:cs="Arial"/>
                <w:color w:val="000000" w:themeColor="text1"/>
                <w:lang w:val="en-GB"/>
                <w:rPrChange w:id="1315" w:author="Johannes Zauner" w:date="2025-09-12T14:01:00Z" w16du:dateUtc="2025-09-12T12:01:00Z">
                  <w:rPr>
                    <w:rFonts w:ascii="Arial" w:hAnsi="Arial" w:cs="Arial"/>
                    <w:color w:val="000000" w:themeColor="text1"/>
                  </w:rPr>
                </w:rPrChange>
              </w:rPr>
              <w:t>and</w:t>
            </w:r>
            <w:r w:rsidRPr="00234F97">
              <w:rPr>
                <w:rFonts w:ascii="Arial" w:hAnsi="Arial" w:cs="Arial"/>
                <w:color w:val="000000" w:themeColor="text1"/>
                <w:lang w:val="en-GB"/>
                <w:rPrChange w:id="1316" w:author="Johannes Zauner" w:date="2025-09-12T14:01:00Z" w16du:dateUtc="2025-09-12T12:01:00Z">
                  <w:rPr>
                    <w:rFonts w:ascii="Arial" w:hAnsi="Arial" w:cs="Arial"/>
                    <w:color w:val="000000" w:themeColor="text1"/>
                  </w:rPr>
                </w:rPrChange>
              </w:rPr>
              <w:t xml:space="preserve"> alertness (Karolinska Sleepiness Scale); 4× daily</w:t>
            </w:r>
          </w:p>
        </w:tc>
      </w:tr>
      <w:tr w:rsidR="00043739" w:rsidRPr="00234F97" w14:paraId="7BEAF40F"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1AC8164" w14:textId="77777777" w:rsidR="00B7101A" w:rsidRPr="00234F97" w:rsidRDefault="00B7101A" w:rsidP="006561BD">
            <w:pPr>
              <w:spacing w:line="360" w:lineRule="auto"/>
              <w:rPr>
                <w:rFonts w:ascii="Arial" w:hAnsi="Arial" w:cs="Arial"/>
                <w:color w:val="000000" w:themeColor="text1"/>
                <w:lang w:val="en-GB"/>
                <w:rPrChange w:id="131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18"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19" w:author="Johannes Zauner" w:date="2025-09-12T14:01:00Z" w16du:dateUtc="2025-09-12T12:01:00Z">
                  <w:rPr>
                    <w:rFonts w:ascii="Arial" w:hAnsi="Arial" w:cs="Arial"/>
                    <w:color w:val="000000" w:themeColor="text1"/>
                  </w:rPr>
                </w:rPrChange>
              </w:rPr>
              <w:t>exercisediary</w:t>
            </w:r>
            <w:proofErr w:type="spellEnd"/>
            <w:r w:rsidRPr="00234F97">
              <w:rPr>
                <w:rFonts w:ascii="Arial" w:hAnsi="Arial" w:cs="Arial"/>
                <w:color w:val="000000" w:themeColor="text1"/>
                <w:lang w:val="en-GB"/>
                <w:rPrChange w:id="1320" w:author="Johannes Zauner" w:date="2025-09-12T14:01:00Z" w16du:dateUtc="2025-09-12T12:01:00Z">
                  <w:rPr>
                    <w:rFonts w:ascii="Arial" w:hAnsi="Arial" w:cs="Arial"/>
                    <w:color w:val="000000" w:themeColor="text1"/>
                  </w:rPr>
                </w:rPrChange>
              </w:rPr>
              <w:t>/</w:t>
            </w:r>
          </w:p>
        </w:tc>
        <w:tc>
          <w:tcPr>
            <w:tcW w:w="3749" w:type="dxa"/>
            <w:noWrap/>
            <w:hideMark/>
          </w:tcPr>
          <w:p w14:paraId="71EC9AE3"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2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22" w:author="Johannes Zauner" w:date="2025-09-12T14:01:00Z" w16du:dateUtc="2025-09-12T12:01:00Z">
                  <w:rPr>
                    <w:rFonts w:ascii="Arial" w:hAnsi="Arial" w:cs="Arial"/>
                    <w:color w:val="000000" w:themeColor="text1"/>
                  </w:rPr>
                </w:rPrChange>
              </w:rPr>
              <w:t>PID_exercisediary_yyyymmdd.csv</w:t>
            </w:r>
          </w:p>
        </w:tc>
        <w:tc>
          <w:tcPr>
            <w:tcW w:w="2340" w:type="dxa"/>
            <w:noWrap/>
            <w:hideMark/>
          </w:tcPr>
          <w:p w14:paraId="1CFEF432"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2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24" w:author="Johannes Zauner" w:date="2025-09-12T14:01:00Z" w16du:dateUtc="2025-09-12T12:01:00Z">
                  <w:rPr>
                    <w:rFonts w:ascii="Arial" w:hAnsi="Arial" w:cs="Arial"/>
                    <w:color w:val="000000" w:themeColor="text1"/>
                  </w:rPr>
                </w:rPrChange>
              </w:rPr>
              <w:t>Contains one CSV file: Evening exercise log</w:t>
            </w:r>
          </w:p>
        </w:tc>
      </w:tr>
      <w:tr w:rsidR="00043739" w:rsidRPr="00234F97" w14:paraId="309A2559"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FA1D1BD" w14:textId="77777777" w:rsidR="00B7101A" w:rsidRPr="00234F97" w:rsidRDefault="00B7101A" w:rsidP="006561BD">
            <w:pPr>
              <w:spacing w:line="360" w:lineRule="auto"/>
              <w:rPr>
                <w:rFonts w:ascii="Arial" w:hAnsi="Arial" w:cs="Arial"/>
                <w:color w:val="000000" w:themeColor="text1"/>
                <w:lang w:val="en-GB"/>
                <w:rPrChange w:id="132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26"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27" w:author="Johannes Zauner" w:date="2025-09-12T14:01:00Z" w16du:dateUtc="2025-09-12T12:01:00Z">
                  <w:rPr>
                    <w:rFonts w:ascii="Arial" w:hAnsi="Arial" w:cs="Arial"/>
                    <w:color w:val="000000" w:themeColor="text1"/>
                  </w:rPr>
                </w:rPrChange>
              </w:rPr>
              <w:t>experiencelog</w:t>
            </w:r>
            <w:proofErr w:type="spellEnd"/>
            <w:r w:rsidRPr="00234F97">
              <w:rPr>
                <w:rFonts w:ascii="Arial" w:hAnsi="Arial" w:cs="Arial"/>
                <w:color w:val="000000" w:themeColor="text1"/>
                <w:lang w:val="en-GB"/>
                <w:rPrChange w:id="1328" w:author="Johannes Zauner" w:date="2025-09-12T14:01:00Z" w16du:dateUtc="2025-09-12T12:01:00Z">
                  <w:rPr>
                    <w:rFonts w:ascii="Arial" w:hAnsi="Arial" w:cs="Arial"/>
                    <w:color w:val="000000" w:themeColor="text1"/>
                  </w:rPr>
                </w:rPrChange>
              </w:rPr>
              <w:t>/</w:t>
            </w:r>
          </w:p>
        </w:tc>
        <w:tc>
          <w:tcPr>
            <w:tcW w:w="3749" w:type="dxa"/>
            <w:noWrap/>
            <w:hideMark/>
          </w:tcPr>
          <w:p w14:paraId="7DF84E3F"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2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30" w:author="Johannes Zauner" w:date="2025-09-12T14:01:00Z" w16du:dateUtc="2025-09-12T12:01:00Z">
                  <w:rPr>
                    <w:rFonts w:ascii="Arial" w:hAnsi="Arial" w:cs="Arial"/>
                    <w:color w:val="000000" w:themeColor="text1"/>
                  </w:rPr>
                </w:rPrChange>
              </w:rPr>
              <w:t>PID_experiencelog_yyyymmdd.csv</w:t>
            </w:r>
          </w:p>
        </w:tc>
        <w:tc>
          <w:tcPr>
            <w:tcW w:w="2340" w:type="dxa"/>
            <w:noWrap/>
            <w:hideMark/>
          </w:tcPr>
          <w:p w14:paraId="39DEBA34"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3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32" w:author="Johannes Zauner" w:date="2025-09-12T14:01:00Z" w16du:dateUtc="2025-09-12T12:01:00Z">
                  <w:rPr>
                    <w:rFonts w:ascii="Arial" w:hAnsi="Arial" w:cs="Arial"/>
                    <w:color w:val="000000" w:themeColor="text1"/>
                  </w:rPr>
                </w:rPrChange>
              </w:rPr>
              <w:t xml:space="preserve">Contains one CSV file: Self-reports of experiences </w:t>
            </w:r>
            <w:r w:rsidRPr="00234F97">
              <w:rPr>
                <w:rFonts w:ascii="Arial" w:hAnsi="Arial" w:cs="Arial"/>
                <w:color w:val="000000" w:themeColor="text1"/>
                <w:lang w:val="en-GB"/>
                <w:rPrChange w:id="1333" w:author="Johannes Zauner" w:date="2025-09-12T14:01:00Z" w16du:dateUtc="2025-09-12T12:01:00Z">
                  <w:rPr>
                    <w:rFonts w:ascii="Arial" w:hAnsi="Arial" w:cs="Arial"/>
                    <w:color w:val="000000" w:themeColor="text1"/>
                  </w:rPr>
                </w:rPrChange>
              </w:rPr>
              <w:lastRenderedPageBreak/>
              <w:t>wearing light loggers</w:t>
            </w:r>
          </w:p>
        </w:tc>
      </w:tr>
      <w:tr w:rsidR="00043739" w:rsidRPr="00234F97" w14:paraId="155D0CC3"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497939C" w14:textId="77777777" w:rsidR="00B7101A" w:rsidRPr="00234F97" w:rsidRDefault="00B7101A" w:rsidP="006561BD">
            <w:pPr>
              <w:spacing w:line="360" w:lineRule="auto"/>
              <w:rPr>
                <w:rFonts w:ascii="Arial" w:hAnsi="Arial" w:cs="Arial"/>
                <w:color w:val="000000" w:themeColor="text1"/>
                <w:lang w:val="en-GB"/>
                <w:rPrChange w:id="1334"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35"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36" w:author="Johannes Zauner" w:date="2025-09-12T14:01:00Z" w16du:dateUtc="2025-09-12T12:01:00Z">
                  <w:rPr>
                    <w:rFonts w:ascii="Arial" w:hAnsi="Arial" w:cs="Arial"/>
                    <w:color w:val="000000" w:themeColor="text1"/>
                  </w:rPr>
                </w:rPrChange>
              </w:rPr>
              <w:t>mHLEA_digital</w:t>
            </w:r>
            <w:proofErr w:type="spellEnd"/>
            <w:r w:rsidRPr="00234F97">
              <w:rPr>
                <w:rFonts w:ascii="Arial" w:hAnsi="Arial" w:cs="Arial"/>
                <w:color w:val="000000" w:themeColor="text1"/>
                <w:lang w:val="en-GB"/>
                <w:rPrChange w:id="1337" w:author="Johannes Zauner" w:date="2025-09-12T14:01:00Z" w16du:dateUtc="2025-09-12T12:01:00Z">
                  <w:rPr>
                    <w:rFonts w:ascii="Arial" w:hAnsi="Arial" w:cs="Arial"/>
                    <w:color w:val="000000" w:themeColor="text1"/>
                  </w:rPr>
                </w:rPrChange>
              </w:rPr>
              <w:t>/</w:t>
            </w:r>
          </w:p>
        </w:tc>
        <w:tc>
          <w:tcPr>
            <w:tcW w:w="3749" w:type="dxa"/>
            <w:noWrap/>
            <w:hideMark/>
          </w:tcPr>
          <w:p w14:paraId="66069E10"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3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39" w:author="Johannes Zauner" w:date="2025-09-12T14:01:00Z" w16du:dateUtc="2025-09-12T12:01:00Z">
                  <w:rPr>
                    <w:rFonts w:ascii="Arial" w:hAnsi="Arial" w:cs="Arial"/>
                    <w:color w:val="000000" w:themeColor="text1"/>
                  </w:rPr>
                </w:rPrChange>
              </w:rPr>
              <w:t>PID_mHLEA_digital_yyyymmdd.csv</w:t>
            </w:r>
          </w:p>
        </w:tc>
        <w:tc>
          <w:tcPr>
            <w:tcW w:w="2340" w:type="dxa"/>
            <w:noWrap/>
            <w:hideMark/>
          </w:tcPr>
          <w:p w14:paraId="26EAB636"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40"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41" w:author="Johannes Zauner" w:date="2025-09-12T14:01:00Z" w16du:dateUtc="2025-09-12T12:01:00Z">
                  <w:rPr>
                    <w:rFonts w:ascii="Arial" w:hAnsi="Arial" w:cs="Arial"/>
                    <w:color w:val="000000" w:themeColor="text1"/>
                  </w:rPr>
                </w:rPrChange>
              </w:rPr>
              <w:t>Contains one CSV file: Daily digital subjective light exposure reports</w:t>
            </w:r>
          </w:p>
        </w:tc>
      </w:tr>
      <w:tr w:rsidR="00043739" w:rsidRPr="00234F97" w14:paraId="3507B6EF"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DBF51D5" w14:textId="77777777" w:rsidR="00B7101A" w:rsidRPr="00234F97" w:rsidRDefault="00B7101A" w:rsidP="006561BD">
            <w:pPr>
              <w:spacing w:line="360" w:lineRule="auto"/>
              <w:rPr>
                <w:rFonts w:ascii="Arial" w:hAnsi="Arial" w:cs="Arial"/>
                <w:color w:val="000000" w:themeColor="text1"/>
                <w:lang w:val="en-GB"/>
                <w:rPrChange w:id="1342"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43"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44" w:author="Johannes Zauner" w:date="2025-09-12T14:01:00Z" w16du:dateUtc="2025-09-12T12:01:00Z">
                  <w:rPr>
                    <w:rFonts w:ascii="Arial" w:hAnsi="Arial" w:cs="Arial"/>
                    <w:color w:val="000000" w:themeColor="text1"/>
                  </w:rPr>
                </w:rPrChange>
              </w:rPr>
              <w:t>mHLEA_paper</w:t>
            </w:r>
            <w:proofErr w:type="spellEnd"/>
            <w:r w:rsidRPr="00234F97">
              <w:rPr>
                <w:rFonts w:ascii="Arial" w:hAnsi="Arial" w:cs="Arial"/>
                <w:color w:val="000000" w:themeColor="text1"/>
                <w:lang w:val="en-GB"/>
                <w:rPrChange w:id="1345" w:author="Johannes Zauner" w:date="2025-09-12T14:01:00Z" w16du:dateUtc="2025-09-12T12:01:00Z">
                  <w:rPr>
                    <w:rFonts w:ascii="Arial" w:hAnsi="Arial" w:cs="Arial"/>
                    <w:color w:val="000000" w:themeColor="text1"/>
                  </w:rPr>
                </w:rPrChange>
              </w:rPr>
              <w:t>/</w:t>
            </w:r>
          </w:p>
        </w:tc>
        <w:tc>
          <w:tcPr>
            <w:tcW w:w="3749" w:type="dxa"/>
            <w:noWrap/>
            <w:hideMark/>
          </w:tcPr>
          <w:p w14:paraId="1FB32CAD"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46"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47" w:author="Johannes Zauner" w:date="2025-09-12T14:01:00Z" w16du:dateUtc="2025-09-12T12:01:00Z">
                  <w:rPr>
                    <w:rFonts w:ascii="Arial" w:hAnsi="Arial" w:cs="Arial"/>
                    <w:color w:val="000000" w:themeColor="text1"/>
                  </w:rPr>
                </w:rPrChange>
              </w:rPr>
              <w:t>PID_mHLEA_paper_yyyymmdd.xlsx</w:t>
            </w:r>
          </w:p>
        </w:tc>
        <w:tc>
          <w:tcPr>
            <w:tcW w:w="2340" w:type="dxa"/>
            <w:noWrap/>
            <w:hideMark/>
          </w:tcPr>
          <w:p w14:paraId="37C5A996"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48"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49" w:author="Johannes Zauner" w:date="2025-09-12T14:01:00Z" w16du:dateUtc="2025-09-12T12:01:00Z">
                  <w:rPr>
                    <w:rFonts w:ascii="Arial" w:hAnsi="Arial" w:cs="Arial"/>
                    <w:color w:val="000000" w:themeColor="text1"/>
                  </w:rPr>
                </w:rPrChange>
              </w:rPr>
              <w:t xml:space="preserve">Contains one Excel file: Transcribed paper version of </w:t>
            </w:r>
            <w:proofErr w:type="spellStart"/>
            <w:r w:rsidRPr="00234F97">
              <w:rPr>
                <w:rFonts w:ascii="Arial" w:hAnsi="Arial" w:cs="Arial"/>
                <w:color w:val="000000" w:themeColor="text1"/>
                <w:lang w:val="en-GB"/>
                <w:rPrChange w:id="1350" w:author="Johannes Zauner" w:date="2025-09-12T14:01:00Z" w16du:dateUtc="2025-09-12T12:01:00Z">
                  <w:rPr>
                    <w:rFonts w:ascii="Arial" w:hAnsi="Arial" w:cs="Arial"/>
                    <w:color w:val="000000" w:themeColor="text1"/>
                  </w:rPr>
                </w:rPrChange>
              </w:rPr>
              <w:t>mHLEA</w:t>
            </w:r>
            <w:proofErr w:type="spellEnd"/>
          </w:p>
        </w:tc>
      </w:tr>
      <w:tr w:rsidR="00043739" w:rsidRPr="00234F97" w14:paraId="0038E44A"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0401C7B1" w14:textId="77777777" w:rsidR="00B7101A" w:rsidRPr="00234F97" w:rsidRDefault="00B7101A" w:rsidP="006561BD">
            <w:pPr>
              <w:spacing w:line="360" w:lineRule="auto"/>
              <w:rPr>
                <w:rFonts w:ascii="Arial" w:hAnsi="Arial" w:cs="Arial"/>
                <w:color w:val="000000" w:themeColor="text1"/>
                <w:lang w:val="en-GB"/>
                <w:rPrChange w:id="135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52"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53" w:author="Johannes Zauner" w:date="2025-09-12T14:01:00Z" w16du:dateUtc="2025-09-12T12:01:00Z">
                  <w:rPr>
                    <w:rFonts w:ascii="Arial" w:hAnsi="Arial" w:cs="Arial"/>
                    <w:color w:val="000000" w:themeColor="text1"/>
                  </w:rPr>
                </w:rPrChange>
              </w:rPr>
              <w:t>sleepdiary</w:t>
            </w:r>
            <w:proofErr w:type="spellEnd"/>
            <w:r w:rsidRPr="00234F97">
              <w:rPr>
                <w:rFonts w:ascii="Arial" w:hAnsi="Arial" w:cs="Arial"/>
                <w:color w:val="000000" w:themeColor="text1"/>
                <w:lang w:val="en-GB"/>
                <w:rPrChange w:id="1354" w:author="Johannes Zauner" w:date="2025-09-12T14:01:00Z" w16du:dateUtc="2025-09-12T12:01:00Z">
                  <w:rPr>
                    <w:rFonts w:ascii="Arial" w:hAnsi="Arial" w:cs="Arial"/>
                    <w:color w:val="000000" w:themeColor="text1"/>
                  </w:rPr>
                </w:rPrChange>
              </w:rPr>
              <w:t>/</w:t>
            </w:r>
          </w:p>
        </w:tc>
        <w:tc>
          <w:tcPr>
            <w:tcW w:w="3749" w:type="dxa"/>
            <w:noWrap/>
            <w:hideMark/>
          </w:tcPr>
          <w:p w14:paraId="5356951C"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5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56" w:author="Johannes Zauner" w:date="2025-09-12T14:01:00Z" w16du:dateUtc="2025-09-12T12:01:00Z">
                  <w:rPr>
                    <w:rFonts w:ascii="Arial" w:hAnsi="Arial" w:cs="Arial"/>
                    <w:color w:val="000000" w:themeColor="text1"/>
                  </w:rPr>
                </w:rPrChange>
              </w:rPr>
              <w:t>PID_sleepdiary_yyyymmdd.csv</w:t>
            </w:r>
          </w:p>
        </w:tc>
        <w:tc>
          <w:tcPr>
            <w:tcW w:w="2340" w:type="dxa"/>
            <w:noWrap/>
            <w:hideMark/>
          </w:tcPr>
          <w:p w14:paraId="3BA33BC6"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5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58" w:author="Johannes Zauner" w:date="2025-09-12T14:01:00Z" w16du:dateUtc="2025-09-12T12:01:00Z">
                  <w:rPr>
                    <w:rFonts w:ascii="Arial" w:hAnsi="Arial" w:cs="Arial"/>
                    <w:color w:val="000000" w:themeColor="text1"/>
                  </w:rPr>
                </w:rPrChange>
              </w:rPr>
              <w:t>Contains one CSV file: Morning sleep log</w:t>
            </w:r>
          </w:p>
        </w:tc>
      </w:tr>
      <w:tr w:rsidR="00043739" w:rsidRPr="00234F97" w14:paraId="7C5E3884"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19A97B1" w14:textId="77777777" w:rsidR="00B7101A" w:rsidRPr="00234F97" w:rsidRDefault="00B7101A" w:rsidP="006561BD">
            <w:pPr>
              <w:spacing w:line="360" w:lineRule="auto"/>
              <w:rPr>
                <w:rFonts w:ascii="Arial" w:hAnsi="Arial" w:cs="Arial"/>
                <w:color w:val="000000" w:themeColor="text1"/>
                <w:lang w:val="en-GB"/>
                <w:rPrChange w:id="135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60"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61" w:author="Johannes Zauner" w:date="2025-09-12T14:01:00Z" w16du:dateUtc="2025-09-12T12:01:00Z">
                  <w:rPr>
                    <w:rFonts w:ascii="Arial" w:hAnsi="Arial" w:cs="Arial"/>
                    <w:color w:val="000000" w:themeColor="text1"/>
                  </w:rPr>
                </w:rPrChange>
              </w:rPr>
              <w:t>wearlog</w:t>
            </w:r>
            <w:proofErr w:type="spellEnd"/>
            <w:r w:rsidRPr="00234F97">
              <w:rPr>
                <w:rFonts w:ascii="Arial" w:hAnsi="Arial" w:cs="Arial"/>
                <w:color w:val="000000" w:themeColor="text1"/>
                <w:lang w:val="en-GB"/>
                <w:rPrChange w:id="1362" w:author="Johannes Zauner" w:date="2025-09-12T14:01:00Z" w16du:dateUtc="2025-09-12T12:01:00Z">
                  <w:rPr>
                    <w:rFonts w:ascii="Arial" w:hAnsi="Arial" w:cs="Arial"/>
                    <w:color w:val="000000" w:themeColor="text1"/>
                  </w:rPr>
                </w:rPrChange>
              </w:rPr>
              <w:t>/</w:t>
            </w:r>
          </w:p>
        </w:tc>
        <w:tc>
          <w:tcPr>
            <w:tcW w:w="3749" w:type="dxa"/>
            <w:noWrap/>
            <w:hideMark/>
          </w:tcPr>
          <w:p w14:paraId="42BA2C9B"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6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64" w:author="Johannes Zauner" w:date="2025-09-12T14:01:00Z" w16du:dateUtc="2025-09-12T12:01:00Z">
                  <w:rPr>
                    <w:rFonts w:ascii="Arial" w:hAnsi="Arial" w:cs="Arial"/>
                    <w:color w:val="000000" w:themeColor="text1"/>
                  </w:rPr>
                </w:rPrChange>
              </w:rPr>
              <w:t>PID_wearlog_yyyymmdd.csv</w:t>
            </w:r>
          </w:p>
        </w:tc>
        <w:tc>
          <w:tcPr>
            <w:tcW w:w="2340" w:type="dxa"/>
            <w:noWrap/>
            <w:hideMark/>
          </w:tcPr>
          <w:p w14:paraId="7B4E0D39"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6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66" w:author="Johannes Zauner" w:date="2025-09-12T14:01:00Z" w16du:dateUtc="2025-09-12T12:01:00Z">
                  <w:rPr>
                    <w:rFonts w:ascii="Arial" w:hAnsi="Arial" w:cs="Arial"/>
                    <w:color w:val="000000" w:themeColor="text1"/>
                  </w:rPr>
                </w:rPrChange>
              </w:rPr>
              <w:t>Contains one CSV file: Light logger wear/removal events</w:t>
            </w:r>
          </w:p>
        </w:tc>
      </w:tr>
      <w:tr w:rsidR="00043739" w:rsidRPr="00234F97" w14:paraId="624F58ED"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5AB270C" w14:textId="77777777" w:rsidR="00B7101A" w:rsidRPr="00234F97" w:rsidRDefault="00B7101A" w:rsidP="006561BD">
            <w:pPr>
              <w:spacing w:line="360" w:lineRule="auto"/>
              <w:rPr>
                <w:rFonts w:ascii="Arial" w:hAnsi="Arial" w:cs="Arial"/>
                <w:color w:val="000000" w:themeColor="text1"/>
                <w:lang w:val="en-GB"/>
                <w:rPrChange w:id="136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68" w:author="Johannes Zauner" w:date="2025-09-12T14:01:00Z" w16du:dateUtc="2025-09-12T12:01:00Z">
                  <w:rPr>
                    <w:rFonts w:ascii="Arial" w:hAnsi="Arial" w:cs="Arial"/>
                    <w:color w:val="000000" w:themeColor="text1"/>
                  </w:rPr>
                </w:rPrChange>
              </w:rPr>
              <w:t>Continuous/</w:t>
            </w:r>
            <w:proofErr w:type="spellStart"/>
            <w:r w:rsidRPr="00234F97">
              <w:rPr>
                <w:rFonts w:ascii="Arial" w:hAnsi="Arial" w:cs="Arial"/>
                <w:color w:val="000000" w:themeColor="text1"/>
                <w:lang w:val="en-GB"/>
                <w:rPrChange w:id="1369" w:author="Johannes Zauner" w:date="2025-09-12T14:01:00Z" w16du:dateUtc="2025-09-12T12:01:00Z">
                  <w:rPr>
                    <w:rFonts w:ascii="Arial" w:hAnsi="Arial" w:cs="Arial"/>
                    <w:color w:val="000000" w:themeColor="text1"/>
                  </w:rPr>
                </w:rPrChange>
              </w:rPr>
              <w:t>wellbeingdiary</w:t>
            </w:r>
            <w:proofErr w:type="spellEnd"/>
            <w:r w:rsidRPr="00234F97">
              <w:rPr>
                <w:rFonts w:ascii="Arial" w:hAnsi="Arial" w:cs="Arial"/>
                <w:color w:val="000000" w:themeColor="text1"/>
                <w:lang w:val="en-GB"/>
                <w:rPrChange w:id="1370" w:author="Johannes Zauner" w:date="2025-09-12T14:01:00Z" w16du:dateUtc="2025-09-12T12:01:00Z">
                  <w:rPr>
                    <w:rFonts w:ascii="Arial" w:hAnsi="Arial" w:cs="Arial"/>
                    <w:color w:val="000000" w:themeColor="text1"/>
                  </w:rPr>
                </w:rPrChange>
              </w:rPr>
              <w:t>/</w:t>
            </w:r>
          </w:p>
        </w:tc>
        <w:tc>
          <w:tcPr>
            <w:tcW w:w="3749" w:type="dxa"/>
            <w:noWrap/>
            <w:hideMark/>
          </w:tcPr>
          <w:p w14:paraId="5205E461"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7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72" w:author="Johannes Zauner" w:date="2025-09-12T14:01:00Z" w16du:dateUtc="2025-09-12T12:01:00Z">
                  <w:rPr>
                    <w:rFonts w:ascii="Arial" w:hAnsi="Arial" w:cs="Arial"/>
                    <w:color w:val="000000" w:themeColor="text1"/>
                  </w:rPr>
                </w:rPrChange>
              </w:rPr>
              <w:t>PID_wellbeingdiary_yyyymmdd.csv</w:t>
            </w:r>
          </w:p>
        </w:tc>
        <w:tc>
          <w:tcPr>
            <w:tcW w:w="2340" w:type="dxa"/>
            <w:noWrap/>
            <w:hideMark/>
          </w:tcPr>
          <w:p w14:paraId="47174217"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7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74" w:author="Johannes Zauner" w:date="2025-09-12T14:01:00Z" w16du:dateUtc="2025-09-12T12:01:00Z">
                  <w:rPr>
                    <w:rFonts w:ascii="Arial" w:hAnsi="Arial" w:cs="Arial"/>
                    <w:color w:val="000000" w:themeColor="text1"/>
                  </w:rPr>
                </w:rPrChange>
              </w:rPr>
              <w:t>Contains one CSV file: Evening well-being rating</w:t>
            </w:r>
          </w:p>
        </w:tc>
      </w:tr>
      <w:tr w:rsidR="00043739" w:rsidRPr="00234F97" w14:paraId="509D0DC4"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9135D82" w14:textId="77777777" w:rsidR="00B7101A" w:rsidRPr="00234F97" w:rsidRDefault="00B7101A" w:rsidP="006561BD">
            <w:pPr>
              <w:spacing w:line="360" w:lineRule="auto"/>
              <w:rPr>
                <w:rFonts w:ascii="Arial" w:hAnsi="Arial" w:cs="Arial"/>
                <w:color w:val="000000" w:themeColor="text1"/>
                <w:lang w:val="en-GB"/>
                <w:rPrChange w:id="137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76" w:author="Johannes Zauner" w:date="2025-09-12T14:01:00Z" w16du:dateUtc="2025-09-12T12:01:00Z">
                  <w:rPr>
                    <w:rFonts w:ascii="Arial" w:hAnsi="Arial" w:cs="Arial"/>
                    <w:color w:val="000000" w:themeColor="text1"/>
                  </w:rPr>
                </w:rPrChange>
              </w:rPr>
              <w:t>Demographics/</w:t>
            </w:r>
          </w:p>
        </w:tc>
        <w:tc>
          <w:tcPr>
            <w:tcW w:w="3749" w:type="dxa"/>
            <w:noWrap/>
            <w:hideMark/>
          </w:tcPr>
          <w:p w14:paraId="16F6FCCD"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7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78" w:author="Johannes Zauner" w:date="2025-09-12T14:01:00Z" w16du:dateUtc="2025-09-12T12:01:00Z">
                  <w:rPr>
                    <w:rFonts w:ascii="Arial" w:hAnsi="Arial" w:cs="Arial"/>
                    <w:color w:val="000000" w:themeColor="text1"/>
                  </w:rPr>
                </w:rPrChange>
              </w:rPr>
              <w:t>PID_demog_yyyymmdd.csv</w:t>
            </w:r>
          </w:p>
        </w:tc>
        <w:tc>
          <w:tcPr>
            <w:tcW w:w="2340" w:type="dxa"/>
            <w:noWrap/>
            <w:hideMark/>
          </w:tcPr>
          <w:p w14:paraId="1C4CFD45" w14:textId="1174B382"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7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80" w:author="Johannes Zauner" w:date="2025-09-12T14:01:00Z" w16du:dateUtc="2025-09-12T12:01:00Z">
                  <w:rPr>
                    <w:rFonts w:ascii="Arial" w:hAnsi="Arial" w:cs="Arial"/>
                    <w:color w:val="000000" w:themeColor="text1"/>
                  </w:rPr>
                </w:rPrChange>
              </w:rPr>
              <w:t xml:space="preserve">Contains one CSV file: Pre-study screening data completed online to gather </w:t>
            </w:r>
            <w:proofErr w:type="spellStart"/>
            <w:proofErr w:type="gramStart"/>
            <w:r w:rsidRPr="00234F97">
              <w:rPr>
                <w:rFonts w:ascii="Arial" w:hAnsi="Arial" w:cs="Arial"/>
                <w:color w:val="000000" w:themeColor="text1"/>
                <w:lang w:val="en-GB"/>
                <w:rPrChange w:id="1381" w:author="Johannes Zauner" w:date="2025-09-12T14:01:00Z" w16du:dateUtc="2025-09-12T12:01:00Z">
                  <w:rPr>
                    <w:rFonts w:ascii="Arial" w:hAnsi="Arial" w:cs="Arial"/>
                    <w:color w:val="000000" w:themeColor="text1"/>
                  </w:rPr>
                </w:rPrChange>
              </w:rPr>
              <w:lastRenderedPageBreak/>
              <w:t>informations</w:t>
            </w:r>
            <w:proofErr w:type="spellEnd"/>
            <w:proofErr w:type="gramEnd"/>
            <w:r w:rsidRPr="00234F97">
              <w:rPr>
                <w:rFonts w:ascii="Arial" w:hAnsi="Arial" w:cs="Arial"/>
                <w:color w:val="000000" w:themeColor="text1"/>
                <w:lang w:val="en-GB"/>
                <w:rPrChange w:id="1382" w:author="Johannes Zauner" w:date="2025-09-12T14:01:00Z" w16du:dateUtc="2025-09-12T12:01:00Z">
                  <w:rPr>
                    <w:rFonts w:ascii="Arial" w:hAnsi="Arial" w:cs="Arial"/>
                    <w:color w:val="000000" w:themeColor="text1"/>
                  </w:rPr>
                </w:rPrChange>
              </w:rPr>
              <w:t xml:space="preserve"> about participants</w:t>
            </w:r>
            <w:r w:rsidR="00D75737" w:rsidRPr="00234F97">
              <w:rPr>
                <w:rFonts w:ascii="Arial" w:hAnsi="Arial" w:cs="Arial"/>
                <w:color w:val="000000" w:themeColor="text1"/>
                <w:lang w:val="en-GB"/>
                <w:rPrChange w:id="1383" w:author="Johannes Zauner" w:date="2025-09-12T14:01:00Z" w16du:dateUtc="2025-09-12T12:01:00Z">
                  <w:rPr>
                    <w:rFonts w:ascii="Arial" w:hAnsi="Arial" w:cs="Arial"/>
                    <w:color w:val="000000" w:themeColor="text1"/>
                  </w:rPr>
                </w:rPrChange>
              </w:rPr>
              <w:t xml:space="preserve"> </w:t>
            </w:r>
            <w:r w:rsidRPr="00234F97">
              <w:rPr>
                <w:rFonts w:ascii="Arial" w:hAnsi="Arial" w:cs="Arial"/>
                <w:color w:val="000000" w:themeColor="text1"/>
                <w:lang w:val="en-GB"/>
                <w:rPrChange w:id="1384" w:author="Johannes Zauner" w:date="2025-09-12T14:01:00Z" w16du:dateUtc="2025-09-12T12:01:00Z">
                  <w:rPr>
                    <w:rFonts w:ascii="Arial" w:hAnsi="Arial" w:cs="Arial"/>
                    <w:color w:val="000000" w:themeColor="text1"/>
                  </w:rPr>
                </w:rPrChange>
              </w:rPr>
              <w:t>age, sex, employment status, etc.</w:t>
            </w:r>
          </w:p>
        </w:tc>
      </w:tr>
      <w:tr w:rsidR="00043739" w:rsidRPr="00234F97" w14:paraId="653A8353"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3425FFE8" w14:textId="77777777" w:rsidR="00B7101A" w:rsidRPr="00234F97" w:rsidRDefault="00B7101A" w:rsidP="006561BD">
            <w:pPr>
              <w:spacing w:line="360" w:lineRule="auto"/>
              <w:rPr>
                <w:rFonts w:ascii="Arial" w:hAnsi="Arial" w:cs="Arial"/>
                <w:color w:val="000000" w:themeColor="text1"/>
                <w:lang w:val="en-GB"/>
                <w:rPrChange w:id="138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86" w:author="Johannes Zauner" w:date="2025-09-12T14:01:00Z" w16du:dateUtc="2025-09-12T12:01:00Z">
                  <w:rPr>
                    <w:rFonts w:ascii="Arial" w:hAnsi="Arial" w:cs="Arial"/>
                    <w:color w:val="000000" w:themeColor="text1"/>
                  </w:rPr>
                </w:rPrChange>
              </w:rPr>
              <w:t>Screening/</w:t>
            </w:r>
          </w:p>
        </w:tc>
        <w:tc>
          <w:tcPr>
            <w:tcW w:w="3749" w:type="dxa"/>
            <w:noWrap/>
            <w:hideMark/>
          </w:tcPr>
          <w:p w14:paraId="30D729BE" w14:textId="73AF065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8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88" w:author="Johannes Zauner" w:date="2025-09-12T14:01:00Z" w16du:dateUtc="2025-09-12T12:01:00Z">
                  <w:rPr>
                    <w:rFonts w:ascii="Arial" w:hAnsi="Arial" w:cs="Arial"/>
                    <w:color w:val="000000" w:themeColor="text1"/>
                  </w:rPr>
                </w:rPrChange>
              </w:rPr>
              <w:t>PID_</w:t>
            </w:r>
            <w:r w:rsidR="00D64D69" w:rsidRPr="00234F97">
              <w:rPr>
                <w:rFonts w:ascii="Arial" w:hAnsi="Arial" w:cs="Arial"/>
                <w:color w:val="000000" w:themeColor="text1"/>
                <w:lang w:val="en-GB"/>
                <w:rPrChange w:id="1389" w:author="Johannes Zauner" w:date="2025-09-12T14:01:00Z" w16du:dateUtc="2025-09-12T12:01:00Z">
                  <w:rPr>
                    <w:rFonts w:ascii="Arial" w:hAnsi="Arial" w:cs="Arial"/>
                    <w:color w:val="000000" w:themeColor="text1"/>
                  </w:rPr>
                </w:rPrChange>
              </w:rPr>
              <w:t>health</w:t>
            </w:r>
            <w:r w:rsidRPr="00234F97">
              <w:rPr>
                <w:rFonts w:ascii="Arial" w:hAnsi="Arial" w:cs="Arial"/>
                <w:color w:val="000000" w:themeColor="text1"/>
                <w:lang w:val="en-GB"/>
                <w:rPrChange w:id="1390" w:author="Johannes Zauner" w:date="2025-09-12T14:01:00Z" w16du:dateUtc="2025-09-12T12:01:00Z">
                  <w:rPr>
                    <w:rFonts w:ascii="Arial" w:hAnsi="Arial" w:cs="Arial"/>
                    <w:color w:val="000000" w:themeColor="text1"/>
                  </w:rPr>
                </w:rPrChange>
              </w:rPr>
              <w:t>_yyyymmdd.csv</w:t>
            </w:r>
          </w:p>
        </w:tc>
        <w:tc>
          <w:tcPr>
            <w:tcW w:w="2340" w:type="dxa"/>
            <w:noWrap/>
            <w:hideMark/>
          </w:tcPr>
          <w:p w14:paraId="49693C48" w14:textId="77777777" w:rsidR="00B7101A" w:rsidRPr="00234F97"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GB"/>
                <w:rPrChange w:id="1391"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92" w:author="Johannes Zauner" w:date="2025-09-12T14:01:00Z" w16du:dateUtc="2025-09-12T12:01:00Z">
                  <w:rPr>
                    <w:rFonts w:ascii="Arial" w:hAnsi="Arial" w:cs="Arial"/>
                    <w:color w:val="000000" w:themeColor="text1"/>
                  </w:rPr>
                </w:rPrChange>
              </w:rPr>
              <w:t xml:space="preserve">Contains one CSV file: </w:t>
            </w:r>
            <w:proofErr w:type="spellStart"/>
            <w:r w:rsidRPr="00234F97">
              <w:rPr>
                <w:rFonts w:ascii="Arial" w:hAnsi="Arial" w:cs="Arial"/>
                <w:color w:val="000000" w:themeColor="text1"/>
                <w:lang w:val="en-GB"/>
                <w:rPrChange w:id="1393" w:author="Johannes Zauner" w:date="2025-09-12T14:01:00Z" w16du:dateUtc="2025-09-12T12:01:00Z">
                  <w:rPr>
                    <w:rFonts w:ascii="Arial" w:hAnsi="Arial" w:cs="Arial"/>
                    <w:color w:val="000000" w:themeColor="text1"/>
                  </w:rPr>
                </w:rPrChange>
              </w:rPr>
              <w:t>Informations</w:t>
            </w:r>
            <w:proofErr w:type="spellEnd"/>
            <w:r w:rsidRPr="00234F97">
              <w:rPr>
                <w:rFonts w:ascii="Arial" w:hAnsi="Arial" w:cs="Arial"/>
                <w:color w:val="000000" w:themeColor="text1"/>
                <w:lang w:val="en-GB"/>
                <w:rPrChange w:id="1394" w:author="Johannes Zauner" w:date="2025-09-12T14:01:00Z" w16du:dateUtc="2025-09-12T12:01:00Z">
                  <w:rPr>
                    <w:rFonts w:ascii="Arial" w:hAnsi="Arial" w:cs="Arial"/>
                    <w:color w:val="000000" w:themeColor="text1"/>
                  </w:rPr>
                </w:rPrChange>
              </w:rPr>
              <w:t xml:space="preserve"> about participants lifestyle and health</w:t>
            </w:r>
          </w:p>
        </w:tc>
      </w:tr>
      <w:tr w:rsidR="00043739" w:rsidRPr="00234F97" w14:paraId="5D926415"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0CCF9F2" w14:textId="77777777" w:rsidR="00B7101A" w:rsidRPr="00234F97" w:rsidRDefault="00B7101A" w:rsidP="006561BD">
            <w:pPr>
              <w:spacing w:line="360" w:lineRule="auto"/>
              <w:rPr>
                <w:rFonts w:ascii="Arial" w:hAnsi="Arial" w:cs="Arial"/>
                <w:color w:val="000000" w:themeColor="text1"/>
                <w:lang w:val="en-GB"/>
                <w:rPrChange w:id="139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96" w:author="Johannes Zauner" w:date="2025-09-12T14:01:00Z" w16du:dateUtc="2025-09-12T12:01:00Z">
                  <w:rPr>
                    <w:rFonts w:ascii="Arial" w:hAnsi="Arial" w:cs="Arial"/>
                    <w:color w:val="000000" w:themeColor="text1"/>
                  </w:rPr>
                </w:rPrChange>
              </w:rPr>
              <w:t>Discharge/</w:t>
            </w:r>
          </w:p>
        </w:tc>
        <w:tc>
          <w:tcPr>
            <w:tcW w:w="3749" w:type="dxa"/>
            <w:noWrap/>
            <w:hideMark/>
          </w:tcPr>
          <w:p w14:paraId="229D76E2"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97"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398" w:author="Johannes Zauner" w:date="2025-09-12T14:01:00Z" w16du:dateUtc="2025-09-12T12:01:00Z">
                  <w:rPr>
                    <w:rFonts w:ascii="Arial" w:hAnsi="Arial" w:cs="Arial"/>
                    <w:color w:val="000000" w:themeColor="text1"/>
                  </w:rPr>
                </w:rPrChange>
              </w:rPr>
              <w:t>PID_ASE_yyyymmdd.csv, PID_feedback_yyyymmdd.csv, PID_LEBA_yyyymmdd.csv, PID_mTFA_yyyymmdd.csv, PID_VLSQ8_yyyymmdd.csv</w:t>
            </w:r>
          </w:p>
        </w:tc>
        <w:tc>
          <w:tcPr>
            <w:tcW w:w="2340" w:type="dxa"/>
            <w:noWrap/>
            <w:hideMark/>
          </w:tcPr>
          <w:p w14:paraId="0DE677E6" w14:textId="77777777" w:rsidR="00B7101A" w:rsidRPr="00234F97"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GB"/>
                <w:rPrChange w:id="1399"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400" w:author="Johannes Zauner" w:date="2025-09-12T14:01:00Z" w16du:dateUtc="2025-09-12T12:01:00Z">
                  <w:rPr>
                    <w:rFonts w:ascii="Arial" w:hAnsi="Arial" w:cs="Arial"/>
                    <w:color w:val="000000" w:themeColor="text1"/>
                  </w:rPr>
                </w:rPrChange>
              </w:rPr>
              <w:t xml:space="preserve">Contains five CSV files: Post-study assessments (ASE, LEBA, VLSQ-8, Feedback, </w:t>
            </w:r>
            <w:proofErr w:type="spellStart"/>
            <w:r w:rsidRPr="00234F97">
              <w:rPr>
                <w:rFonts w:ascii="Arial" w:hAnsi="Arial" w:cs="Arial"/>
                <w:color w:val="000000" w:themeColor="text1"/>
                <w:lang w:val="en-GB"/>
                <w:rPrChange w:id="1401" w:author="Johannes Zauner" w:date="2025-09-12T14:01:00Z" w16du:dateUtc="2025-09-12T12:01:00Z">
                  <w:rPr>
                    <w:rFonts w:ascii="Arial" w:hAnsi="Arial" w:cs="Arial"/>
                    <w:color w:val="000000" w:themeColor="text1"/>
                  </w:rPr>
                </w:rPrChange>
              </w:rPr>
              <w:t>mTFA</w:t>
            </w:r>
            <w:proofErr w:type="spellEnd"/>
            <w:r w:rsidRPr="00234F97">
              <w:rPr>
                <w:rFonts w:ascii="Arial" w:hAnsi="Arial" w:cs="Arial"/>
                <w:color w:val="000000" w:themeColor="text1"/>
                <w:lang w:val="en-GB"/>
                <w:rPrChange w:id="1402" w:author="Johannes Zauner" w:date="2025-09-12T14:01:00Z" w16du:dateUtc="2025-09-12T12:01:00Z">
                  <w:rPr>
                    <w:rFonts w:ascii="Arial" w:hAnsi="Arial" w:cs="Arial"/>
                    <w:color w:val="000000" w:themeColor="text1"/>
                  </w:rPr>
                </w:rPrChange>
              </w:rPr>
              <w:t>), completed on Day 8</w:t>
            </w:r>
          </w:p>
        </w:tc>
      </w:tr>
    </w:tbl>
    <w:p w14:paraId="541655F1" w14:textId="45172B36" w:rsidR="00B7101A" w:rsidRPr="00234F97" w:rsidRDefault="00B7101A" w:rsidP="00B7101A">
      <w:pPr>
        <w:spacing w:line="360" w:lineRule="auto"/>
        <w:rPr>
          <w:rFonts w:ascii="Arial" w:hAnsi="Arial" w:cs="Arial"/>
          <w:color w:val="000000" w:themeColor="text1"/>
          <w:lang w:val="en-GB"/>
          <w:rPrChange w:id="1403"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404" w:author="Johannes Zauner" w:date="2025-09-12T14:01:00Z" w16du:dateUtc="2025-09-12T12:01:00Z">
            <w:rPr>
              <w:rFonts w:ascii="Arial" w:hAnsi="Arial" w:cs="Arial"/>
              <w:color w:val="000000" w:themeColor="text1"/>
            </w:rPr>
          </w:rPrChange>
        </w:rPr>
        <w:t>EMA, Ecological Momentary Assessment;</w:t>
      </w:r>
      <w:r w:rsidR="00D75737" w:rsidRPr="00234F97">
        <w:rPr>
          <w:rFonts w:ascii="Arial" w:hAnsi="Arial" w:cs="Arial"/>
          <w:color w:val="000000" w:themeColor="text1"/>
          <w:lang w:val="en-GB"/>
          <w:rPrChange w:id="1405" w:author="Johannes Zauner" w:date="2025-09-12T14:01:00Z" w16du:dateUtc="2025-09-12T12:01:00Z">
            <w:rPr>
              <w:rFonts w:ascii="Arial" w:hAnsi="Arial" w:cs="Arial"/>
              <w:color w:val="000000" w:themeColor="text1"/>
            </w:rPr>
          </w:rPrChange>
        </w:rPr>
        <w:t xml:space="preserve"> </w:t>
      </w:r>
      <w:proofErr w:type="spellStart"/>
      <w:r w:rsidRPr="00234F97">
        <w:rPr>
          <w:rFonts w:ascii="Arial" w:hAnsi="Arial" w:cs="Arial"/>
          <w:color w:val="000000" w:themeColor="text1"/>
          <w:lang w:val="en-GB"/>
          <w:rPrChange w:id="1406" w:author="Johannes Zauner" w:date="2025-09-12T14:01:00Z" w16du:dateUtc="2025-09-12T12:01:00Z">
            <w:rPr>
              <w:rFonts w:ascii="Arial" w:hAnsi="Arial" w:cs="Arial"/>
              <w:color w:val="000000" w:themeColor="text1"/>
            </w:rPr>
          </w:rPrChange>
        </w:rPr>
        <w:t>mHLEA</w:t>
      </w:r>
      <w:proofErr w:type="spellEnd"/>
      <w:r w:rsidRPr="00234F97">
        <w:rPr>
          <w:rFonts w:ascii="Arial" w:hAnsi="Arial" w:cs="Arial"/>
          <w:color w:val="000000" w:themeColor="text1"/>
          <w:lang w:val="en-GB"/>
          <w:rPrChange w:id="1407" w:author="Johannes Zauner" w:date="2025-09-12T14:01:00Z" w16du:dateUtc="2025-09-12T12:01:00Z">
            <w:rPr>
              <w:rFonts w:ascii="Arial" w:hAnsi="Arial" w:cs="Arial"/>
              <w:color w:val="000000" w:themeColor="text1"/>
            </w:rPr>
          </w:rPrChange>
        </w:rPr>
        <w:t>, Modified Havard Light Exposure Assessment</w:t>
      </w:r>
    </w:p>
    <w:p w14:paraId="170AD095" w14:textId="77777777" w:rsidR="00B7101A" w:rsidRPr="00234F97" w:rsidRDefault="00B7101A">
      <w:pPr>
        <w:spacing w:line="259" w:lineRule="auto"/>
        <w:rPr>
          <w:rFonts w:ascii="Arial" w:hAnsi="Arial" w:cs="Arial"/>
          <w:b/>
          <w:bCs/>
          <w:color w:val="000000" w:themeColor="text1"/>
          <w:lang w:val="en-GB"/>
          <w:rPrChange w:id="1408"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409" w:author="Johannes Zauner" w:date="2025-09-12T14:01:00Z" w16du:dateUtc="2025-09-12T12:01:00Z">
            <w:rPr>
              <w:rFonts w:ascii="Arial" w:hAnsi="Arial" w:cs="Arial"/>
              <w:b/>
              <w:bCs/>
              <w:color w:val="000000" w:themeColor="text1"/>
            </w:rPr>
          </w:rPrChange>
        </w:rPr>
        <w:br w:type="page"/>
      </w:r>
    </w:p>
    <w:p w14:paraId="1DE32678" w14:textId="40805A09" w:rsidR="001D718C" w:rsidRPr="00234F97" w:rsidRDefault="00843AD5" w:rsidP="00C72A55">
      <w:pPr>
        <w:spacing w:line="360" w:lineRule="auto"/>
        <w:jc w:val="both"/>
        <w:rPr>
          <w:rFonts w:ascii="Arial" w:hAnsi="Arial" w:cs="Arial"/>
          <w:b/>
          <w:bCs/>
          <w:color w:val="000000" w:themeColor="text1"/>
          <w:lang w:val="en-GB"/>
          <w:rPrChange w:id="1410" w:author="Johannes Zauner" w:date="2025-09-12T14:01:00Z" w16du:dateUtc="2025-09-12T12:01:00Z">
            <w:rPr>
              <w:rFonts w:ascii="Arial" w:hAnsi="Arial" w:cs="Arial"/>
              <w:b/>
              <w:bCs/>
              <w:color w:val="000000" w:themeColor="text1"/>
            </w:rPr>
          </w:rPrChange>
        </w:rPr>
      </w:pPr>
      <w:r w:rsidRPr="00234F97">
        <w:rPr>
          <w:rFonts w:ascii="Arial" w:hAnsi="Arial" w:cs="Arial"/>
          <w:b/>
          <w:bCs/>
          <w:color w:val="000000" w:themeColor="text1"/>
          <w:lang w:val="en-GB"/>
          <w:rPrChange w:id="1411" w:author="Johannes Zauner" w:date="2025-09-12T14:01:00Z" w16du:dateUtc="2025-09-12T12:01:00Z">
            <w:rPr>
              <w:rFonts w:ascii="Arial" w:hAnsi="Arial" w:cs="Arial"/>
              <w:b/>
              <w:bCs/>
              <w:color w:val="000000" w:themeColor="text1"/>
            </w:rPr>
          </w:rPrChange>
        </w:rPr>
        <w:lastRenderedPageBreak/>
        <w:t>References</w:t>
      </w:r>
    </w:p>
    <w:p w14:paraId="1744654A" w14:textId="77777777" w:rsidR="00203ED8" w:rsidRPr="00203ED8" w:rsidRDefault="001D718C" w:rsidP="00203ED8">
      <w:pPr>
        <w:pStyle w:val="EndNoteBibliography"/>
        <w:spacing w:after="0"/>
        <w:ind w:left="720" w:hanging="720"/>
      </w:pPr>
      <w:r w:rsidRPr="00234F97">
        <w:rPr>
          <w:rFonts w:ascii="Arial" w:hAnsi="Arial" w:cs="Arial"/>
          <w:color w:val="000000" w:themeColor="text1"/>
          <w:lang w:val="en-GB"/>
          <w:rPrChange w:id="1412" w:author="Johannes Zauner" w:date="2025-09-12T14:01:00Z" w16du:dateUtc="2025-09-12T12:01:00Z">
            <w:rPr>
              <w:rFonts w:ascii="Arial" w:hAnsi="Arial" w:cs="Arial"/>
              <w:color w:val="000000" w:themeColor="text1"/>
            </w:rPr>
          </w:rPrChange>
        </w:rPr>
        <w:fldChar w:fldCharType="begin"/>
      </w:r>
      <w:r w:rsidRPr="00234F97">
        <w:rPr>
          <w:rFonts w:ascii="Arial" w:hAnsi="Arial" w:cs="Arial"/>
          <w:color w:val="000000" w:themeColor="text1"/>
          <w:lang w:val="en-GB"/>
          <w:rPrChange w:id="1413" w:author="Johannes Zauner" w:date="2025-09-12T14:01:00Z" w16du:dateUtc="2025-09-12T12:01:00Z">
            <w:rPr>
              <w:rFonts w:ascii="Arial" w:hAnsi="Arial" w:cs="Arial"/>
              <w:color w:val="000000" w:themeColor="text1"/>
            </w:rPr>
          </w:rPrChange>
        </w:rPr>
        <w:instrText xml:space="preserve"> ADDIN EN.REFLIST </w:instrText>
      </w:r>
      <w:r w:rsidRPr="00234F97">
        <w:rPr>
          <w:rFonts w:ascii="Arial" w:hAnsi="Arial" w:cs="Arial"/>
          <w:color w:val="000000" w:themeColor="text1"/>
          <w:lang w:val="en-GB"/>
          <w:rPrChange w:id="1414" w:author="Johannes Zauner" w:date="2025-09-12T14:01:00Z" w16du:dateUtc="2025-09-12T12:01:00Z">
            <w:rPr>
              <w:rFonts w:ascii="Arial" w:hAnsi="Arial" w:cs="Arial"/>
              <w:noProof w:val="0"/>
              <w:color w:val="000000" w:themeColor="text1"/>
            </w:rPr>
          </w:rPrChange>
        </w:rPr>
        <w:fldChar w:fldCharType="separate"/>
      </w:r>
      <w:r w:rsidR="00203ED8" w:rsidRPr="00203ED8">
        <w:t>1.</w:t>
      </w:r>
      <w:r w:rsidR="00203ED8" w:rsidRPr="00203ED8">
        <w:tab/>
        <w:t xml:space="preserve">Guidolin, C., et al., </w:t>
      </w:r>
      <w:r w:rsidR="00203ED8" w:rsidRPr="00203ED8">
        <w:rPr>
          <w:i/>
        </w:rPr>
        <w:t>Protocol for a prospective, multicentre, cross-sectional cohort study to assess personal light exposure.</w:t>
      </w:r>
      <w:r w:rsidR="00203ED8" w:rsidRPr="00203ED8">
        <w:t xml:space="preserve"> BMC Public Health, 2024. </w:t>
      </w:r>
      <w:r w:rsidR="00203ED8" w:rsidRPr="00203ED8">
        <w:rPr>
          <w:b/>
        </w:rPr>
        <w:t>24</w:t>
      </w:r>
      <w:r w:rsidR="00203ED8" w:rsidRPr="00203ED8">
        <w:t>(1): p. 3285.</w:t>
      </w:r>
    </w:p>
    <w:p w14:paraId="6CEDCE3A" w14:textId="77777777" w:rsidR="00203ED8" w:rsidRPr="00203ED8" w:rsidRDefault="00203ED8" w:rsidP="00203ED8">
      <w:pPr>
        <w:pStyle w:val="EndNoteBibliography"/>
        <w:spacing w:after="0"/>
        <w:ind w:left="720" w:hanging="720"/>
      </w:pPr>
      <w:r w:rsidRPr="00203ED8">
        <w:t>2.</w:t>
      </w:r>
      <w:r w:rsidRPr="00203ED8">
        <w:tab/>
        <w:t xml:space="preserve">Brown, T.M., et al., </w:t>
      </w:r>
      <w:r w:rsidRPr="00203ED8">
        <w:rPr>
          <w:i/>
        </w:rPr>
        <w:t>Recommendations for daytime, evening, and nighttime indoor light exposure to best support physiology, sleep, and wakefulness in healthy adults.</w:t>
      </w:r>
      <w:r w:rsidRPr="00203ED8">
        <w:t xml:space="preserve"> PLoS Biol, 2022. </w:t>
      </w:r>
      <w:r w:rsidRPr="00203ED8">
        <w:rPr>
          <w:b/>
        </w:rPr>
        <w:t>20</w:t>
      </w:r>
      <w:r w:rsidRPr="00203ED8">
        <w:t>(3): p. e3001571.</w:t>
      </w:r>
    </w:p>
    <w:p w14:paraId="40233E44" w14:textId="77777777" w:rsidR="00203ED8" w:rsidRPr="00203ED8" w:rsidRDefault="00203ED8" w:rsidP="00203ED8">
      <w:pPr>
        <w:pStyle w:val="EndNoteBibliography"/>
        <w:spacing w:after="0"/>
        <w:ind w:left="720" w:hanging="720"/>
      </w:pPr>
      <w:r w:rsidRPr="00203ED8">
        <w:t>3.</w:t>
      </w:r>
      <w:r w:rsidRPr="00203ED8">
        <w:tab/>
        <w:t xml:space="preserve">Blume, C., C. Garbazza, and M. Spitschan, </w:t>
      </w:r>
      <w:r w:rsidRPr="00203ED8">
        <w:rPr>
          <w:i/>
        </w:rPr>
        <w:t>Effects of light on human circadian rhythms, sleep and mood.</w:t>
      </w:r>
      <w:r w:rsidRPr="00203ED8">
        <w:t xml:space="preserve"> Somnologie (Berl), 2019. </w:t>
      </w:r>
      <w:r w:rsidRPr="00203ED8">
        <w:rPr>
          <w:b/>
        </w:rPr>
        <w:t>23</w:t>
      </w:r>
      <w:r w:rsidRPr="00203ED8">
        <w:t>(3): p. 147-156.</w:t>
      </w:r>
    </w:p>
    <w:p w14:paraId="54D47131" w14:textId="77777777" w:rsidR="00203ED8" w:rsidRPr="00203ED8" w:rsidRDefault="00203ED8" w:rsidP="00203ED8">
      <w:pPr>
        <w:pStyle w:val="EndNoteBibliography"/>
        <w:spacing w:after="0"/>
        <w:ind w:left="720" w:hanging="720"/>
      </w:pPr>
      <w:r w:rsidRPr="00203ED8">
        <w:t>4.</w:t>
      </w:r>
      <w:r w:rsidRPr="00203ED8">
        <w:tab/>
        <w:t xml:space="preserve">Burns, A.C., et al., </w:t>
      </w:r>
      <w:r w:rsidRPr="00203ED8">
        <w:rPr>
          <w:i/>
        </w:rPr>
        <w:t>Time spent in outdoor light is associated with mood, sleep, and circadian rhythm-related outcomes: A cross-sectional and longitudinal study in over 400,000 UK Biobank participants.</w:t>
      </w:r>
      <w:r w:rsidRPr="00203ED8">
        <w:t xml:space="preserve"> J Affect Disord, 2021. </w:t>
      </w:r>
      <w:r w:rsidRPr="00203ED8">
        <w:rPr>
          <w:b/>
        </w:rPr>
        <w:t>295</w:t>
      </w:r>
      <w:r w:rsidRPr="00203ED8">
        <w:t>: p. 347-352.</w:t>
      </w:r>
    </w:p>
    <w:p w14:paraId="33709A70" w14:textId="77777777" w:rsidR="00203ED8" w:rsidRPr="00203ED8" w:rsidRDefault="00203ED8" w:rsidP="00203ED8">
      <w:pPr>
        <w:pStyle w:val="EndNoteBibliography"/>
        <w:spacing w:after="0"/>
        <w:ind w:left="720" w:hanging="720"/>
      </w:pPr>
      <w:r w:rsidRPr="00203ED8">
        <w:t>5.</w:t>
      </w:r>
      <w:r w:rsidRPr="00203ED8">
        <w:tab/>
        <w:t xml:space="preserve">Burns, A.C., et al., </w:t>
      </w:r>
      <w:r w:rsidRPr="00203ED8">
        <w:rPr>
          <w:i/>
        </w:rPr>
        <w:t>Day and night light exposure are associated with psychiatric disorders: an objective light study in &gt;85,000 people.</w:t>
      </w:r>
      <w:r w:rsidRPr="00203ED8">
        <w:t xml:space="preserve"> Nature Mental Health, 2023. </w:t>
      </w:r>
      <w:r w:rsidRPr="00203ED8">
        <w:rPr>
          <w:b/>
        </w:rPr>
        <w:t>1</w:t>
      </w:r>
      <w:r w:rsidRPr="00203ED8">
        <w:t>(11): p. 853-862.</w:t>
      </w:r>
    </w:p>
    <w:p w14:paraId="799FCC8F" w14:textId="77777777" w:rsidR="00203ED8" w:rsidRPr="00203ED8" w:rsidRDefault="00203ED8" w:rsidP="00203ED8">
      <w:pPr>
        <w:pStyle w:val="EndNoteBibliography"/>
        <w:spacing w:after="0"/>
        <w:ind w:left="720" w:hanging="720"/>
      </w:pPr>
      <w:r w:rsidRPr="00203ED8">
        <w:t>6.</w:t>
      </w:r>
      <w:r w:rsidRPr="00203ED8">
        <w:tab/>
        <w:t xml:space="preserve">Windred, D.P., et al., </w:t>
      </w:r>
      <w:r w:rsidRPr="00203ED8">
        <w:rPr>
          <w:i/>
        </w:rPr>
        <w:t>Brighter nights and darker days predict higher mortality risk: A prospective analysis of personal light exposure in &gt;88,000 individuals.</w:t>
      </w:r>
      <w:r w:rsidRPr="00203ED8">
        <w:t xml:space="preserve"> Proc Natl Acad Sci U S A, 2024. </w:t>
      </w:r>
      <w:r w:rsidRPr="00203ED8">
        <w:rPr>
          <w:b/>
        </w:rPr>
        <w:t>121</w:t>
      </w:r>
      <w:r w:rsidRPr="00203ED8">
        <w:t>(43): p. e2405924121.</w:t>
      </w:r>
    </w:p>
    <w:p w14:paraId="2246992C" w14:textId="77777777" w:rsidR="00203ED8" w:rsidRPr="00203ED8" w:rsidRDefault="00203ED8" w:rsidP="00203ED8">
      <w:pPr>
        <w:pStyle w:val="EndNoteBibliography"/>
        <w:spacing w:after="0"/>
        <w:ind w:left="720" w:hanging="720"/>
      </w:pPr>
      <w:r w:rsidRPr="00203ED8">
        <w:t>7.</w:t>
      </w:r>
      <w:r w:rsidRPr="00203ED8">
        <w:tab/>
        <w:t xml:space="preserve">Windred, D.P., et al., </w:t>
      </w:r>
      <w:r w:rsidRPr="00203ED8">
        <w:rPr>
          <w:i/>
        </w:rPr>
        <w:t>Personal light exposure patterns and incidence of type 2 diabetes: analysis of 13 million hours of light sensor data and 670,000 person-years of prospective observation.</w:t>
      </w:r>
      <w:r w:rsidRPr="00203ED8">
        <w:t xml:space="preserve"> Lancet Reg Health Eur, 2024. </w:t>
      </w:r>
      <w:r w:rsidRPr="00203ED8">
        <w:rPr>
          <w:b/>
        </w:rPr>
        <w:t>42</w:t>
      </w:r>
      <w:r w:rsidRPr="00203ED8">
        <w:t>: p. 100943.</w:t>
      </w:r>
    </w:p>
    <w:p w14:paraId="2A38EAFB" w14:textId="77777777" w:rsidR="00203ED8" w:rsidRPr="00203ED8" w:rsidRDefault="00203ED8" w:rsidP="00203ED8">
      <w:pPr>
        <w:pStyle w:val="EndNoteBibliography"/>
        <w:spacing w:after="0"/>
        <w:ind w:left="720" w:hanging="720"/>
      </w:pPr>
      <w:r w:rsidRPr="00203ED8">
        <w:t>8.</w:t>
      </w:r>
      <w:r w:rsidRPr="00203ED8">
        <w:tab/>
        <w:t xml:space="preserve">Spitschan, M., </w:t>
      </w:r>
      <w:r w:rsidRPr="00203ED8">
        <w:rPr>
          <w:i/>
        </w:rPr>
        <w:t>Melanopsin contributions to non-visual and visual function.</w:t>
      </w:r>
      <w:r w:rsidRPr="00203ED8">
        <w:t xml:space="preserve"> Curr Opin Behav Sci, 2019. </w:t>
      </w:r>
      <w:r w:rsidRPr="00203ED8">
        <w:rPr>
          <w:b/>
        </w:rPr>
        <w:t>30</w:t>
      </w:r>
      <w:r w:rsidRPr="00203ED8">
        <w:t>: p. 67-72.</w:t>
      </w:r>
    </w:p>
    <w:p w14:paraId="3B78ED1C" w14:textId="77777777" w:rsidR="00203ED8" w:rsidRPr="00203ED8" w:rsidRDefault="00203ED8" w:rsidP="00203ED8">
      <w:pPr>
        <w:pStyle w:val="EndNoteBibliography"/>
        <w:spacing w:after="0"/>
        <w:ind w:left="720" w:hanging="720"/>
      </w:pPr>
      <w:r w:rsidRPr="00203ED8">
        <w:t>9.</w:t>
      </w:r>
      <w:r w:rsidRPr="00203ED8">
        <w:tab/>
        <w:t xml:space="preserve">Lucas, R.J., et al., </w:t>
      </w:r>
      <w:r w:rsidRPr="00203ED8">
        <w:rPr>
          <w:i/>
        </w:rPr>
        <w:t>Measuring and using light in the melanopsin age.</w:t>
      </w:r>
      <w:r w:rsidRPr="00203ED8">
        <w:t xml:space="preserve"> Trends in neurosciences, 2014. </w:t>
      </w:r>
      <w:r w:rsidRPr="00203ED8">
        <w:rPr>
          <w:b/>
        </w:rPr>
        <w:t>37</w:t>
      </w:r>
      <w:r w:rsidRPr="00203ED8">
        <w:t>(1): p. 1-9.</w:t>
      </w:r>
    </w:p>
    <w:p w14:paraId="451CA850" w14:textId="77777777" w:rsidR="00203ED8" w:rsidRPr="00203ED8" w:rsidRDefault="00203ED8" w:rsidP="00203ED8">
      <w:pPr>
        <w:pStyle w:val="EndNoteBibliography"/>
        <w:spacing w:after="0"/>
        <w:ind w:left="720" w:hanging="720"/>
      </w:pPr>
      <w:r w:rsidRPr="00203ED8">
        <w:t>10.</w:t>
      </w:r>
      <w:r w:rsidRPr="00203ED8">
        <w:tab/>
        <w:t xml:space="preserve">Webler, F.S., et al., </w:t>
      </w:r>
      <w:r w:rsidRPr="00203ED8">
        <w:rPr>
          <w:i/>
        </w:rPr>
        <w:t>What is the 'spectral diet' of humans?</w:t>
      </w:r>
      <w:r w:rsidRPr="00203ED8">
        <w:t xml:space="preserve"> Curr Opin Behav Sci, 2019. </w:t>
      </w:r>
      <w:r w:rsidRPr="00203ED8">
        <w:rPr>
          <w:b/>
        </w:rPr>
        <w:t>30</w:t>
      </w:r>
      <w:r w:rsidRPr="00203ED8">
        <w:t>: p. 80-86.</w:t>
      </w:r>
    </w:p>
    <w:p w14:paraId="034B3987" w14:textId="77777777" w:rsidR="00203ED8" w:rsidRPr="00203ED8" w:rsidRDefault="00203ED8" w:rsidP="00203ED8">
      <w:pPr>
        <w:pStyle w:val="EndNoteBibliography"/>
        <w:spacing w:after="0"/>
        <w:ind w:left="720" w:hanging="720"/>
      </w:pPr>
      <w:r w:rsidRPr="00203ED8">
        <w:t>11.</w:t>
      </w:r>
      <w:r w:rsidRPr="00203ED8">
        <w:tab/>
        <w:t xml:space="preserve">Spitschan, M., </w:t>
      </w:r>
      <w:r w:rsidRPr="00203ED8">
        <w:rPr>
          <w:i/>
        </w:rPr>
        <w:t>Time-Varying Light Exposure in Chronobiology and Sleep Research Experiments.</w:t>
      </w:r>
      <w:r w:rsidRPr="00203ED8">
        <w:t xml:space="preserve"> Front Neurol, 2021. </w:t>
      </w:r>
      <w:r w:rsidRPr="00203ED8">
        <w:rPr>
          <w:b/>
        </w:rPr>
        <w:t>12</w:t>
      </w:r>
      <w:r w:rsidRPr="00203ED8">
        <w:t>: p. 654158.</w:t>
      </w:r>
    </w:p>
    <w:p w14:paraId="7E4B259A" w14:textId="77777777" w:rsidR="00203ED8" w:rsidRPr="00203ED8" w:rsidRDefault="00203ED8" w:rsidP="00203ED8">
      <w:pPr>
        <w:pStyle w:val="EndNoteBibliography"/>
        <w:spacing w:after="0"/>
        <w:ind w:left="720" w:hanging="720"/>
      </w:pPr>
      <w:r w:rsidRPr="00203ED8">
        <w:t>12.</w:t>
      </w:r>
      <w:r w:rsidRPr="00203ED8">
        <w:tab/>
        <w:t xml:space="preserve">van Duijnhoven, J., et al., </w:t>
      </w:r>
      <w:r w:rsidRPr="00203ED8">
        <w:rPr>
          <w:i/>
        </w:rPr>
        <w:t>Measuring light exposure in daily life: A review of wearable light loggers.</w:t>
      </w:r>
      <w:r w:rsidRPr="00203ED8">
        <w:t xml:space="preserve"> Building and Environment, 2025. </w:t>
      </w:r>
      <w:r w:rsidRPr="00203ED8">
        <w:rPr>
          <w:b/>
        </w:rPr>
        <w:t>274</w:t>
      </w:r>
      <w:r w:rsidRPr="00203ED8">
        <w:t>.</w:t>
      </w:r>
    </w:p>
    <w:p w14:paraId="6B431CE3" w14:textId="77777777" w:rsidR="00203ED8" w:rsidRPr="00203ED8" w:rsidRDefault="00203ED8" w:rsidP="00203ED8">
      <w:pPr>
        <w:pStyle w:val="EndNoteBibliography"/>
        <w:spacing w:after="0"/>
        <w:ind w:left="720" w:hanging="720"/>
      </w:pPr>
      <w:r w:rsidRPr="00203ED8">
        <w:t>13.</w:t>
      </w:r>
      <w:r w:rsidRPr="00203ED8">
        <w:tab/>
        <w:t xml:space="preserve">Hartmeyer, S.L., F.S. Webler, and M. Andersen, </w:t>
      </w:r>
      <w:r w:rsidRPr="00203ED8">
        <w:rPr>
          <w:i/>
        </w:rPr>
        <w:t>Towards a framework for light-dosimetry studies: Methodological considerations.</w:t>
      </w:r>
      <w:r w:rsidRPr="00203ED8">
        <w:t xml:space="preserve"> Lighting Research &amp; Technology, 2022. </w:t>
      </w:r>
      <w:r w:rsidRPr="00203ED8">
        <w:rPr>
          <w:b/>
        </w:rPr>
        <w:t>55</w:t>
      </w:r>
      <w:r w:rsidRPr="00203ED8">
        <w:t>(4-5): p. 377-399.</w:t>
      </w:r>
    </w:p>
    <w:p w14:paraId="5F804185" w14:textId="77777777" w:rsidR="00203ED8" w:rsidRPr="00203ED8" w:rsidRDefault="00203ED8" w:rsidP="00203ED8">
      <w:pPr>
        <w:pStyle w:val="EndNoteBibliography"/>
        <w:spacing w:after="0"/>
        <w:ind w:left="720" w:hanging="720"/>
      </w:pPr>
      <w:r w:rsidRPr="00203ED8">
        <w:t>14.</w:t>
      </w:r>
      <w:r w:rsidRPr="00203ED8">
        <w:tab/>
        <w:t xml:space="preserve">Spitschan, M., et al., </w:t>
      </w:r>
      <w:r w:rsidRPr="00203ED8">
        <w:rPr>
          <w:i/>
        </w:rPr>
        <w:t>Verification, analytical validation and clinical validation (V3) of wearable dosimeters and light loggers.</w:t>
      </w:r>
      <w:r w:rsidRPr="00203ED8">
        <w:t xml:space="preserve"> Digit Health, 2022. </w:t>
      </w:r>
      <w:r w:rsidRPr="00203ED8">
        <w:rPr>
          <w:b/>
        </w:rPr>
        <w:t>8</w:t>
      </w:r>
      <w:r w:rsidRPr="00203ED8">
        <w:t>: p. 20552076221144858.</w:t>
      </w:r>
    </w:p>
    <w:p w14:paraId="2A7D69EC" w14:textId="77777777" w:rsidR="00203ED8" w:rsidRPr="00203ED8" w:rsidRDefault="00203ED8" w:rsidP="00203ED8">
      <w:pPr>
        <w:pStyle w:val="EndNoteBibliography"/>
        <w:spacing w:after="0"/>
        <w:ind w:left="720" w:hanging="720"/>
      </w:pPr>
      <w:r w:rsidRPr="00203ED8">
        <w:t>15.</w:t>
      </w:r>
      <w:r w:rsidRPr="00203ED8">
        <w:tab/>
        <w:t xml:space="preserve">Price, L.L., A. Lyachev, and M. Khazova, </w:t>
      </w:r>
      <w:r w:rsidRPr="00203ED8">
        <w:rPr>
          <w:i/>
        </w:rPr>
        <w:t>Optical performance characterization of light-logging actigraphy dosimeters.</w:t>
      </w:r>
      <w:r w:rsidRPr="00203ED8">
        <w:t xml:space="preserve"> J Opt Soc Am A Opt Image Sci Vis, 2017. </w:t>
      </w:r>
      <w:r w:rsidRPr="00203ED8">
        <w:rPr>
          <w:b/>
        </w:rPr>
        <w:t>34</w:t>
      </w:r>
      <w:r w:rsidRPr="00203ED8">
        <w:t>(4): p. 545-557.</w:t>
      </w:r>
    </w:p>
    <w:p w14:paraId="6946F031" w14:textId="77777777" w:rsidR="00203ED8" w:rsidRPr="00203ED8" w:rsidRDefault="00203ED8" w:rsidP="00203ED8">
      <w:pPr>
        <w:pStyle w:val="EndNoteBibliography"/>
        <w:spacing w:after="0"/>
        <w:ind w:left="720" w:hanging="720"/>
      </w:pPr>
      <w:r w:rsidRPr="00203ED8">
        <w:t>16.</w:t>
      </w:r>
      <w:r w:rsidRPr="00203ED8">
        <w:tab/>
        <w:t xml:space="preserve">Price, L.L.A. and P. Blattner, </w:t>
      </w:r>
      <w:r w:rsidRPr="00203ED8">
        <w:rPr>
          <w:i/>
        </w:rPr>
        <w:t>Circadian and visual photometry.</w:t>
      </w:r>
      <w:r w:rsidRPr="00203ED8">
        <w:t xml:space="preserve"> Prog Brain Res, 2022. </w:t>
      </w:r>
      <w:r w:rsidRPr="00203ED8">
        <w:rPr>
          <w:b/>
        </w:rPr>
        <w:t>273</w:t>
      </w:r>
      <w:r w:rsidRPr="00203ED8">
        <w:t>(1): p. 1-11.</w:t>
      </w:r>
    </w:p>
    <w:p w14:paraId="0F752C42" w14:textId="77777777" w:rsidR="00203ED8" w:rsidRPr="00203ED8" w:rsidRDefault="00203ED8" w:rsidP="00203ED8">
      <w:pPr>
        <w:pStyle w:val="EndNoteBibliography"/>
        <w:spacing w:after="0"/>
        <w:ind w:left="720" w:hanging="720"/>
      </w:pPr>
      <w:r w:rsidRPr="00203ED8">
        <w:t>17.</w:t>
      </w:r>
      <w:r w:rsidRPr="00203ED8">
        <w:tab/>
        <w:t xml:space="preserve">Schlangen, L.J.M. and L.L.A. Price, </w:t>
      </w:r>
      <w:r w:rsidRPr="00203ED8">
        <w:rPr>
          <w:i/>
        </w:rPr>
        <w:t>The Lighting Environment, Its Metrology, and Non-visual Responses.</w:t>
      </w:r>
      <w:r w:rsidRPr="00203ED8">
        <w:t xml:space="preserve"> Front Neurol, 2021. </w:t>
      </w:r>
      <w:r w:rsidRPr="00203ED8">
        <w:rPr>
          <w:b/>
        </w:rPr>
        <w:t>12</w:t>
      </w:r>
      <w:r w:rsidRPr="00203ED8">
        <w:t>: p. 624861.</w:t>
      </w:r>
    </w:p>
    <w:p w14:paraId="44B740A2" w14:textId="77777777" w:rsidR="00203ED8" w:rsidRPr="00203ED8" w:rsidRDefault="00203ED8" w:rsidP="00203ED8">
      <w:pPr>
        <w:pStyle w:val="EndNoteBibliography"/>
        <w:spacing w:after="0"/>
        <w:ind w:left="720" w:hanging="720"/>
      </w:pPr>
      <w:r w:rsidRPr="00203ED8">
        <w:t>18.</w:t>
      </w:r>
      <w:r w:rsidRPr="00203ED8">
        <w:tab/>
        <w:t xml:space="preserve">Hartmeyer, S.L. and M. Andersen, </w:t>
      </w:r>
      <w:r w:rsidRPr="00203ED8">
        <w:rPr>
          <w:i/>
        </w:rPr>
        <w:t>Towards a framework for light-dosimetry studies: Quantification metrics.</w:t>
      </w:r>
      <w:r w:rsidRPr="00203ED8">
        <w:t xml:space="preserve"> Lighting Research &amp; Technology, 2023. </w:t>
      </w:r>
      <w:r w:rsidRPr="00203ED8">
        <w:rPr>
          <w:b/>
        </w:rPr>
        <w:t>56</w:t>
      </w:r>
      <w:r w:rsidRPr="00203ED8">
        <w:t>(4): p. 337-365.</w:t>
      </w:r>
    </w:p>
    <w:p w14:paraId="76B980CB" w14:textId="77777777" w:rsidR="00203ED8" w:rsidRPr="00203ED8" w:rsidRDefault="00203ED8" w:rsidP="00203ED8">
      <w:pPr>
        <w:pStyle w:val="EndNoteBibliography"/>
        <w:spacing w:after="0"/>
        <w:ind w:left="720" w:hanging="720"/>
      </w:pPr>
      <w:r w:rsidRPr="00203ED8">
        <w:lastRenderedPageBreak/>
        <w:t>19.</w:t>
      </w:r>
      <w:r w:rsidRPr="00203ED8">
        <w:tab/>
        <w:t xml:space="preserve">Hammad, G., et al., </w:t>
      </w:r>
      <w:r w:rsidRPr="00203ED8">
        <w:rPr>
          <w:i/>
        </w:rPr>
        <w:t>Open-Source Python Module for the Analysis of Personalized Light Exposure Data from Wearable Light Loggers and Dosimeters.</w:t>
      </w:r>
      <w:r w:rsidRPr="00203ED8">
        <w:t xml:space="preserve"> Leukos, 2024. </w:t>
      </w:r>
      <w:r w:rsidRPr="00203ED8">
        <w:rPr>
          <w:b/>
        </w:rPr>
        <w:t>20</w:t>
      </w:r>
      <w:r w:rsidRPr="00203ED8">
        <w:t>(4): p. 380-389.</w:t>
      </w:r>
    </w:p>
    <w:p w14:paraId="09998C42" w14:textId="77777777" w:rsidR="00203ED8" w:rsidRPr="00203ED8" w:rsidRDefault="00203ED8" w:rsidP="00203ED8">
      <w:pPr>
        <w:pStyle w:val="EndNoteBibliography"/>
        <w:spacing w:after="0"/>
        <w:ind w:left="720" w:hanging="720"/>
      </w:pPr>
      <w:r w:rsidRPr="00203ED8">
        <w:t>20.</w:t>
      </w:r>
      <w:r w:rsidRPr="00203ED8">
        <w:tab/>
        <w:t xml:space="preserve">Zauner, J., S. Hartmeyer, and M. Spitschan, </w:t>
      </w:r>
      <w:r w:rsidRPr="00203ED8">
        <w:rPr>
          <w:i/>
        </w:rPr>
        <w:t>LightLogR: Reproducible analysis of personal light exposure data.</w:t>
      </w:r>
      <w:r w:rsidRPr="00203ED8">
        <w:t xml:space="preserve"> J Open Source Softw, 2025. </w:t>
      </w:r>
      <w:r w:rsidRPr="00203ED8">
        <w:rPr>
          <w:b/>
        </w:rPr>
        <w:t>10</w:t>
      </w:r>
      <w:r w:rsidRPr="00203ED8">
        <w:t>(107): p. 7601.</w:t>
      </w:r>
    </w:p>
    <w:p w14:paraId="248B9321" w14:textId="77777777" w:rsidR="00203ED8" w:rsidRPr="00203ED8" w:rsidRDefault="00203ED8" w:rsidP="00203ED8">
      <w:pPr>
        <w:pStyle w:val="EndNoteBibliography"/>
        <w:spacing w:after="0"/>
        <w:ind w:left="720" w:hanging="720"/>
      </w:pPr>
      <w:r w:rsidRPr="00203ED8">
        <w:t>21.</w:t>
      </w:r>
      <w:r w:rsidRPr="00203ED8">
        <w:tab/>
        <w:t xml:space="preserve">Siraji, M.A., et al., </w:t>
      </w:r>
      <w:r w:rsidRPr="00203ED8">
        <w:rPr>
          <w:i/>
        </w:rPr>
        <w:t>An inventory of human light exposure behaviour.</w:t>
      </w:r>
      <w:r w:rsidRPr="00203ED8">
        <w:t xml:space="preserve"> Scientific Reports, 2023. </w:t>
      </w:r>
      <w:r w:rsidRPr="00203ED8">
        <w:rPr>
          <w:b/>
        </w:rPr>
        <w:t>13</w:t>
      </w:r>
      <w:r w:rsidRPr="00203ED8">
        <w:t>(1): p. 22151.</w:t>
      </w:r>
    </w:p>
    <w:p w14:paraId="4D0E1307" w14:textId="77777777" w:rsidR="00203ED8" w:rsidRPr="00203ED8" w:rsidRDefault="00203ED8" w:rsidP="00203ED8">
      <w:pPr>
        <w:pStyle w:val="EndNoteBibliography"/>
        <w:spacing w:after="0"/>
        <w:ind w:left="720" w:hanging="720"/>
      </w:pPr>
      <w:r w:rsidRPr="00203ED8">
        <w:t>22.</w:t>
      </w:r>
      <w:r w:rsidRPr="00203ED8">
        <w:tab/>
        <w:t xml:space="preserve">Smolders, K., </w:t>
      </w:r>
      <w:r w:rsidRPr="00203ED8">
        <w:rPr>
          <w:i/>
        </w:rPr>
        <w:t>Opinion: The need for intensive longitudinal data to advance translational research in the domain of light and health.</w:t>
      </w:r>
      <w:r w:rsidRPr="00203ED8">
        <w:t xml:space="preserve"> Lighting Research &amp; Technology, 2024. </w:t>
      </w:r>
      <w:r w:rsidRPr="00203ED8">
        <w:rPr>
          <w:b/>
        </w:rPr>
        <w:t>56</w:t>
      </w:r>
      <w:r w:rsidRPr="00203ED8">
        <w:t>(2): p. 110-112.</w:t>
      </w:r>
    </w:p>
    <w:p w14:paraId="13EC5169" w14:textId="77777777" w:rsidR="00203ED8" w:rsidRPr="00203ED8" w:rsidRDefault="00203ED8" w:rsidP="00203ED8">
      <w:pPr>
        <w:pStyle w:val="EndNoteBibliography"/>
        <w:spacing w:after="0"/>
        <w:ind w:left="720" w:hanging="720"/>
      </w:pPr>
      <w:r w:rsidRPr="00203ED8">
        <w:t>23.</w:t>
      </w:r>
      <w:r w:rsidRPr="00203ED8">
        <w:tab/>
        <w:t xml:space="preserve">Biller, A.M., et al., </w:t>
      </w:r>
      <w:r w:rsidRPr="00203ED8">
        <w:rPr>
          <w:i/>
        </w:rPr>
        <w:t>Physiologically-relevant light exposure and light behaviour in Switzerland and Malaysia.</w:t>
      </w:r>
      <w:r w:rsidRPr="00203ED8">
        <w:t xml:space="preserve"> bioRxiv, 2025: p. 2025.01. 07.631760.</w:t>
      </w:r>
    </w:p>
    <w:p w14:paraId="4024424F" w14:textId="77777777" w:rsidR="00203ED8" w:rsidRPr="00203ED8" w:rsidRDefault="00203ED8" w:rsidP="00203ED8">
      <w:pPr>
        <w:pStyle w:val="EndNoteBibliography"/>
        <w:spacing w:after="0"/>
        <w:ind w:left="720" w:hanging="720"/>
      </w:pPr>
      <w:r w:rsidRPr="00203ED8">
        <w:t>24.</w:t>
      </w:r>
      <w:r w:rsidRPr="00203ED8">
        <w:tab/>
        <w:t xml:space="preserve">Wilkinson, M.D., et al., </w:t>
      </w:r>
      <w:r w:rsidRPr="00203ED8">
        <w:rPr>
          <w:i/>
        </w:rPr>
        <w:t>The FAIR Guiding Principles for scientific data management and stewardship.</w:t>
      </w:r>
      <w:r w:rsidRPr="00203ED8">
        <w:t xml:space="preserve"> Sci Data, 2016. </w:t>
      </w:r>
      <w:r w:rsidRPr="00203ED8">
        <w:rPr>
          <w:b/>
        </w:rPr>
        <w:t>3</w:t>
      </w:r>
      <w:r w:rsidRPr="00203ED8">
        <w:t>: p. 160018.</w:t>
      </w:r>
    </w:p>
    <w:p w14:paraId="7BE9E79F" w14:textId="77777777" w:rsidR="00203ED8" w:rsidRPr="00203ED8" w:rsidRDefault="00203ED8" w:rsidP="00203ED8">
      <w:pPr>
        <w:pStyle w:val="EndNoteBibliography"/>
        <w:spacing w:after="0"/>
        <w:ind w:left="720" w:hanging="720"/>
      </w:pPr>
      <w:r w:rsidRPr="00203ED8">
        <w:t>25.</w:t>
      </w:r>
      <w:r w:rsidRPr="00203ED8">
        <w:tab/>
        <w:t xml:space="preserve">Spitschan, M., et al., </w:t>
      </w:r>
      <w:r w:rsidRPr="00203ED8">
        <w:rPr>
          <w:i/>
        </w:rPr>
        <w:t>Illuminating the future of wearable light metrology: Overview of the MeLiDos Project.</w:t>
      </w:r>
      <w:r w:rsidRPr="00203ED8">
        <w:t xml:space="preserve"> Measurement, 2024. </w:t>
      </w:r>
      <w:r w:rsidRPr="00203ED8">
        <w:rPr>
          <w:b/>
        </w:rPr>
        <w:t>235</w:t>
      </w:r>
      <w:r w:rsidRPr="00203ED8">
        <w:t>.</w:t>
      </w:r>
    </w:p>
    <w:p w14:paraId="288733C2" w14:textId="77777777" w:rsidR="00203ED8" w:rsidRPr="00203ED8" w:rsidRDefault="00203ED8" w:rsidP="00203ED8">
      <w:pPr>
        <w:pStyle w:val="EndNoteBibliography"/>
        <w:spacing w:after="0"/>
        <w:ind w:left="720" w:hanging="720"/>
      </w:pPr>
      <w:r w:rsidRPr="00203ED8">
        <w:t>26.</w:t>
      </w:r>
      <w:r w:rsidRPr="00203ED8">
        <w:tab/>
        <w:t xml:space="preserve">Harris, P.A., et al., </w:t>
      </w:r>
      <w:r w:rsidRPr="00203ED8">
        <w:rPr>
          <w:i/>
        </w:rPr>
        <w:t>Research electronic data capture (REDCap)—a metadata-driven methodology and workflow process for providing translational research informatics support.</w:t>
      </w:r>
      <w:r w:rsidRPr="00203ED8">
        <w:t xml:space="preserve"> Journal of biomedical informatics, 2009. </w:t>
      </w:r>
      <w:r w:rsidRPr="00203ED8">
        <w:rPr>
          <w:b/>
        </w:rPr>
        <w:t>42</w:t>
      </w:r>
      <w:r w:rsidRPr="00203ED8">
        <w:t>(2): p. 377-381.</w:t>
      </w:r>
    </w:p>
    <w:p w14:paraId="3F2D5B30" w14:textId="77777777" w:rsidR="00203ED8" w:rsidRPr="00203ED8" w:rsidRDefault="00203ED8" w:rsidP="00203ED8">
      <w:pPr>
        <w:pStyle w:val="EndNoteBibliography"/>
        <w:spacing w:after="0"/>
        <w:ind w:left="720" w:hanging="720"/>
      </w:pPr>
      <w:r w:rsidRPr="00203ED8">
        <w:t>27.</w:t>
      </w:r>
      <w:r w:rsidRPr="00203ED8">
        <w:tab/>
        <w:t xml:space="preserve">Harris, P.A., et al., </w:t>
      </w:r>
      <w:r w:rsidRPr="00203ED8">
        <w:rPr>
          <w:i/>
        </w:rPr>
        <w:t>The REDCap consortium: building an international community of software platform partners.</w:t>
      </w:r>
      <w:r w:rsidRPr="00203ED8">
        <w:t xml:space="preserve"> Journal of biomedical informatics, 2019. </w:t>
      </w:r>
      <w:r w:rsidRPr="00203ED8">
        <w:rPr>
          <w:b/>
        </w:rPr>
        <w:t>95</w:t>
      </w:r>
      <w:r w:rsidRPr="00203ED8">
        <w:t>: p. 103208.</w:t>
      </w:r>
    </w:p>
    <w:p w14:paraId="1343962A" w14:textId="77777777" w:rsidR="00203ED8" w:rsidRPr="00203ED8" w:rsidRDefault="00203ED8" w:rsidP="00203ED8">
      <w:pPr>
        <w:pStyle w:val="EndNoteBibliography"/>
        <w:spacing w:after="0"/>
        <w:ind w:left="720" w:hanging="720"/>
      </w:pPr>
      <w:r w:rsidRPr="00203ED8">
        <w:t>28.</w:t>
      </w:r>
      <w:r w:rsidRPr="00203ED8">
        <w:tab/>
        <w:t xml:space="preserve">Harris, P.A., et al., </w:t>
      </w:r>
      <w:r w:rsidRPr="00203ED8">
        <w:rPr>
          <w:i/>
        </w:rPr>
        <w:t>MyCap: a flexible and configurable platform for mobilizing the participant voice.</w:t>
      </w:r>
      <w:r w:rsidRPr="00203ED8">
        <w:t xml:space="preserve"> JAMIA open, 2022. </w:t>
      </w:r>
      <w:r w:rsidRPr="00203ED8">
        <w:rPr>
          <w:b/>
        </w:rPr>
        <w:t>5</w:t>
      </w:r>
      <w:r w:rsidRPr="00203ED8">
        <w:t>(2): p. ooac047.</w:t>
      </w:r>
    </w:p>
    <w:p w14:paraId="34DC6F96" w14:textId="77777777" w:rsidR="00203ED8" w:rsidRPr="00203ED8" w:rsidRDefault="00203ED8" w:rsidP="00203ED8">
      <w:pPr>
        <w:pStyle w:val="EndNoteBibliography"/>
        <w:spacing w:after="0"/>
        <w:ind w:left="720" w:hanging="720"/>
      </w:pPr>
      <w:r w:rsidRPr="00203ED8">
        <w:t>29.</w:t>
      </w:r>
      <w:r w:rsidRPr="00203ED8">
        <w:tab/>
        <w:t xml:space="preserve">Zavada, A., et al., </w:t>
      </w:r>
      <w:r w:rsidRPr="00203ED8">
        <w:rPr>
          <w:i/>
        </w:rPr>
        <w:t>Comparison of the Munich Chronotype Questionnaire with the Horne-Ostberg's Morningness-Eveningness Score.</w:t>
      </w:r>
      <w:r w:rsidRPr="00203ED8">
        <w:t xml:space="preserve"> Chronobiol Int, 2005. </w:t>
      </w:r>
      <w:r w:rsidRPr="00203ED8">
        <w:rPr>
          <w:b/>
        </w:rPr>
        <w:t>22</w:t>
      </w:r>
      <w:r w:rsidRPr="00203ED8">
        <w:t>(2): p. 267-78.</w:t>
      </w:r>
    </w:p>
    <w:p w14:paraId="68B96775" w14:textId="77777777" w:rsidR="00203ED8" w:rsidRPr="00203ED8" w:rsidRDefault="00203ED8" w:rsidP="00203ED8">
      <w:pPr>
        <w:pStyle w:val="EndNoteBibliography"/>
        <w:spacing w:after="0"/>
        <w:ind w:left="720" w:hanging="720"/>
      </w:pPr>
      <w:r w:rsidRPr="00203ED8">
        <w:t>30.</w:t>
      </w:r>
      <w:r w:rsidRPr="00203ED8">
        <w:tab/>
        <w:t xml:space="preserve">Horne, J.A. and O. Ostberg, </w:t>
      </w:r>
      <w:r w:rsidRPr="00203ED8">
        <w:rPr>
          <w:i/>
        </w:rPr>
        <w:t>A self-assessment questionnaire to determine morningness-eveningness in human circadian rhythms.</w:t>
      </w:r>
      <w:r w:rsidRPr="00203ED8">
        <w:t xml:space="preserve"> Int J Chronobiol, 1976. </w:t>
      </w:r>
      <w:r w:rsidRPr="00203ED8">
        <w:rPr>
          <w:b/>
        </w:rPr>
        <w:t>4</w:t>
      </w:r>
      <w:r w:rsidRPr="00203ED8">
        <w:t>(2): p. 97-110.</w:t>
      </w:r>
    </w:p>
    <w:p w14:paraId="03AA3925" w14:textId="77777777" w:rsidR="00203ED8" w:rsidRPr="00203ED8" w:rsidRDefault="00203ED8" w:rsidP="00203ED8">
      <w:pPr>
        <w:pStyle w:val="EndNoteBibliography"/>
        <w:spacing w:after="0"/>
        <w:ind w:left="720" w:hanging="720"/>
      </w:pPr>
      <w:r w:rsidRPr="00203ED8">
        <w:t>31.</w:t>
      </w:r>
      <w:r w:rsidRPr="00203ED8">
        <w:tab/>
        <w:t xml:space="preserve">Verriotto, J.D., et al., </w:t>
      </w:r>
      <w:r w:rsidRPr="00203ED8">
        <w:rPr>
          <w:i/>
        </w:rPr>
        <w:t>New Methods for Quantification of Visual Photosensitivity Threshold and Symptoms.</w:t>
      </w:r>
      <w:r w:rsidRPr="00203ED8">
        <w:t xml:space="preserve"> Transl Vis Sci Technol, 2017. </w:t>
      </w:r>
      <w:r w:rsidRPr="00203ED8">
        <w:rPr>
          <w:b/>
        </w:rPr>
        <w:t>6</w:t>
      </w:r>
      <w:r w:rsidRPr="00203ED8">
        <w:t>(4): p. 18.</w:t>
      </w:r>
    </w:p>
    <w:p w14:paraId="39F9CD75" w14:textId="77777777" w:rsidR="00203ED8" w:rsidRPr="00203ED8" w:rsidRDefault="00203ED8" w:rsidP="00203ED8">
      <w:pPr>
        <w:pStyle w:val="EndNoteBibliography"/>
        <w:spacing w:after="0"/>
        <w:ind w:left="720" w:hanging="720"/>
      </w:pPr>
      <w:r w:rsidRPr="00203ED8">
        <w:t>32.</w:t>
      </w:r>
      <w:r w:rsidRPr="00203ED8">
        <w:tab/>
        <w:t xml:space="preserve">Tsanas, A., et al., </w:t>
      </w:r>
      <w:r w:rsidRPr="00203ED8">
        <w:rPr>
          <w:i/>
        </w:rPr>
        <w:t>Daily longitudinal self-monitoring of mood variability in bipolar disorder and borderline personality disorder.</w:t>
      </w:r>
      <w:r w:rsidRPr="00203ED8">
        <w:t xml:space="preserve"> J Affect Disord, 2016. </w:t>
      </w:r>
      <w:r w:rsidRPr="00203ED8">
        <w:rPr>
          <w:b/>
        </w:rPr>
        <w:t>205</w:t>
      </w:r>
      <w:r w:rsidRPr="00203ED8">
        <w:t>: p. 225-233.</w:t>
      </w:r>
    </w:p>
    <w:p w14:paraId="156DD1F0" w14:textId="77777777" w:rsidR="00203ED8" w:rsidRPr="00203ED8" w:rsidRDefault="00203ED8" w:rsidP="00203ED8">
      <w:pPr>
        <w:pStyle w:val="EndNoteBibliography"/>
        <w:spacing w:after="0"/>
        <w:ind w:left="720" w:hanging="720"/>
      </w:pPr>
      <w:r w:rsidRPr="00203ED8">
        <w:t>33.</w:t>
      </w:r>
      <w:r w:rsidRPr="00203ED8">
        <w:tab/>
        <w:t xml:space="preserve">Akerstedt, T. and M. Gillberg, </w:t>
      </w:r>
      <w:r w:rsidRPr="00203ED8">
        <w:rPr>
          <w:i/>
        </w:rPr>
        <w:t>Subjective and objective sleepiness in the active individual.</w:t>
      </w:r>
      <w:r w:rsidRPr="00203ED8">
        <w:t xml:space="preserve"> Int J Neurosci, 1990. </w:t>
      </w:r>
      <w:r w:rsidRPr="00203ED8">
        <w:rPr>
          <w:b/>
        </w:rPr>
        <w:t>52</w:t>
      </w:r>
      <w:r w:rsidRPr="00203ED8">
        <w:t>(1-2): p. 29-37.</w:t>
      </w:r>
    </w:p>
    <w:p w14:paraId="09FDCD4A" w14:textId="77777777" w:rsidR="00203ED8" w:rsidRPr="00203ED8" w:rsidRDefault="00203ED8" w:rsidP="00203ED8">
      <w:pPr>
        <w:pStyle w:val="EndNoteBibliography"/>
        <w:spacing w:after="0"/>
        <w:ind w:left="720" w:hanging="720"/>
      </w:pPr>
      <w:r w:rsidRPr="00203ED8">
        <w:t>34.</w:t>
      </w:r>
      <w:r w:rsidRPr="00203ED8">
        <w:tab/>
        <w:t xml:space="preserve">Bech, P., </w:t>
      </w:r>
      <w:r w:rsidRPr="00203ED8">
        <w:rPr>
          <w:i/>
        </w:rPr>
        <w:t>Measuring the dimensions of psychological general well-being by the WHO-5.</w:t>
      </w:r>
      <w:r w:rsidRPr="00203ED8">
        <w:t xml:space="preserve"> QoL Newsletter, 2004. </w:t>
      </w:r>
      <w:r w:rsidRPr="00203ED8">
        <w:rPr>
          <w:b/>
        </w:rPr>
        <w:t>32</w:t>
      </w:r>
      <w:r w:rsidRPr="00203ED8">
        <w:t>: p. 15-16.</w:t>
      </w:r>
    </w:p>
    <w:p w14:paraId="2CD3EFEE" w14:textId="77777777" w:rsidR="00203ED8" w:rsidRPr="00203ED8" w:rsidRDefault="00203ED8" w:rsidP="00203ED8">
      <w:pPr>
        <w:pStyle w:val="EndNoteBibliography"/>
        <w:spacing w:after="0"/>
        <w:ind w:left="720" w:hanging="720"/>
      </w:pPr>
      <w:r w:rsidRPr="00203ED8">
        <w:t>35.</w:t>
      </w:r>
      <w:r w:rsidRPr="00203ED8">
        <w:tab/>
        <w:t xml:space="preserve">Bajaj, A., et al., </w:t>
      </w:r>
      <w:r w:rsidRPr="00203ED8">
        <w:rPr>
          <w:i/>
        </w:rPr>
        <w:t>Validation of a light questionnaire with real-life photopic illuminance measurements: the Harvard Light Exposure Assessment questionnaire.</w:t>
      </w:r>
      <w:r w:rsidRPr="00203ED8">
        <w:t xml:space="preserve"> Cancer Epidemiol Biomarkers Prev, 2011. </w:t>
      </w:r>
      <w:r w:rsidRPr="00203ED8">
        <w:rPr>
          <w:b/>
        </w:rPr>
        <w:t>20</w:t>
      </w:r>
      <w:r w:rsidRPr="00203ED8">
        <w:t>(7): p. 1341-9.</w:t>
      </w:r>
    </w:p>
    <w:p w14:paraId="69C2476D" w14:textId="77777777" w:rsidR="00203ED8" w:rsidRPr="00203ED8" w:rsidRDefault="00203ED8" w:rsidP="00203ED8">
      <w:pPr>
        <w:pStyle w:val="EndNoteBibliography"/>
        <w:spacing w:after="0"/>
        <w:ind w:left="720" w:hanging="720"/>
      </w:pPr>
      <w:r w:rsidRPr="00203ED8">
        <w:t>36.</w:t>
      </w:r>
      <w:r w:rsidRPr="00203ED8">
        <w:tab/>
        <w:t xml:space="preserve">Grandner, M.A., et al., </w:t>
      </w:r>
      <w:r w:rsidRPr="00203ED8">
        <w:rPr>
          <w:i/>
        </w:rPr>
        <w:t>Development and Initial Validation of the Assessment of Sleep Environment (ASE): Describing and Quantifying the Impact of Subjective Environmental Factors on Sleep.</w:t>
      </w:r>
      <w:r w:rsidRPr="00203ED8">
        <w:t xml:space="preserve"> Int J Environ Res Public Health, 2022. </w:t>
      </w:r>
      <w:r w:rsidRPr="00203ED8">
        <w:rPr>
          <w:b/>
        </w:rPr>
        <w:t>19</w:t>
      </w:r>
      <w:r w:rsidRPr="00203ED8">
        <w:t>(20).</w:t>
      </w:r>
    </w:p>
    <w:p w14:paraId="3BF0FD7D" w14:textId="77777777" w:rsidR="00203ED8" w:rsidRPr="00203ED8" w:rsidRDefault="00203ED8" w:rsidP="00203ED8">
      <w:pPr>
        <w:pStyle w:val="EndNoteBibliography"/>
        <w:ind w:left="720" w:hanging="720"/>
      </w:pPr>
      <w:r w:rsidRPr="00203ED8">
        <w:t>37.</w:t>
      </w:r>
      <w:r w:rsidRPr="00203ED8">
        <w:tab/>
        <w:t xml:space="preserve">Didikoglu, A., et al., </w:t>
      </w:r>
      <w:r w:rsidRPr="00203ED8">
        <w:rPr>
          <w:i/>
        </w:rPr>
        <w:t>Personal light exposure dataset for Izmir, Türkiye</w:t>
      </w:r>
      <w:r w:rsidRPr="00203ED8">
        <w:t>. 2025, Zenodo.</w:t>
      </w:r>
    </w:p>
    <w:p w14:paraId="16EDE146" w14:textId="5D3B030D" w:rsidR="00482356" w:rsidRPr="00234F97" w:rsidRDefault="001D718C" w:rsidP="00C72A55">
      <w:pPr>
        <w:spacing w:line="360" w:lineRule="auto"/>
        <w:jc w:val="both"/>
        <w:rPr>
          <w:rFonts w:ascii="Arial" w:hAnsi="Arial" w:cs="Arial"/>
          <w:color w:val="000000" w:themeColor="text1"/>
          <w:lang w:val="en-GB"/>
          <w:rPrChange w:id="1415" w:author="Johannes Zauner" w:date="2025-09-12T14:01:00Z" w16du:dateUtc="2025-09-12T12:01:00Z">
            <w:rPr>
              <w:rFonts w:ascii="Arial" w:hAnsi="Arial" w:cs="Arial"/>
              <w:color w:val="000000" w:themeColor="text1"/>
            </w:rPr>
          </w:rPrChange>
        </w:rPr>
      </w:pPr>
      <w:r w:rsidRPr="00234F97">
        <w:rPr>
          <w:rFonts w:ascii="Arial" w:hAnsi="Arial" w:cs="Arial"/>
          <w:color w:val="000000" w:themeColor="text1"/>
          <w:lang w:val="en-GB"/>
          <w:rPrChange w:id="1416" w:author="Johannes Zauner" w:date="2025-09-12T14:01:00Z" w16du:dateUtc="2025-09-12T12:01:00Z">
            <w:rPr>
              <w:rFonts w:ascii="Arial" w:hAnsi="Arial" w:cs="Arial"/>
              <w:color w:val="000000" w:themeColor="text1"/>
            </w:rPr>
          </w:rPrChange>
        </w:rPr>
        <w:fldChar w:fldCharType="end"/>
      </w:r>
    </w:p>
    <w:sectPr w:rsidR="00482356" w:rsidRPr="00234F97" w:rsidSect="0034662D">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51" w:author="Altug Didikoglu" w:date="2025-09-03T18:01:00Z" w:initials="AD">
    <w:p w14:paraId="68B283F9" w14:textId="7923E8F2" w:rsidR="00E62C84" w:rsidRDefault="00E62C84" w:rsidP="00E62C84">
      <w:r>
        <w:rPr>
          <w:rStyle w:val="Kommentarzeichen"/>
        </w:rPr>
        <w:annotationRef/>
      </w:r>
      <w:r>
        <w:rPr>
          <w:sz w:val="20"/>
          <w:szCs w:val="20"/>
        </w:rPr>
        <w:t xml:space="preserve">Replace the reference with: Didikoglu, A., Akgun, S. G., Aydin, S. N., Kayar, Z., Zauner, J., &amp; Spitschan, M. (2025). Personal light exposure dataset for Izmir, Türkiye (v1.0.1). Zenodo. </w:t>
      </w:r>
      <w:hyperlink r:id="rId1" w:history="1">
        <w:r w:rsidRPr="006F1E67">
          <w:rPr>
            <w:rStyle w:val="Hyperlink"/>
            <w:sz w:val="20"/>
            <w:szCs w:val="20"/>
          </w:rPr>
          <w:t>https://doi.org/10.5281/zenodo.16638739</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B283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4E608" w16cex:dateUtc="2025-09-03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B283F9" w16cid:durableId="01F4E6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97E1" w14:textId="77777777" w:rsidR="00E542CD" w:rsidRDefault="00E542CD" w:rsidP="008C6968">
      <w:r>
        <w:separator/>
      </w:r>
    </w:p>
  </w:endnote>
  <w:endnote w:type="continuationSeparator" w:id="0">
    <w:p w14:paraId="7884D8DD" w14:textId="77777777" w:rsidR="00E542CD" w:rsidRDefault="00E542CD" w:rsidP="008C6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3ED3E65F-2A8B-9249-B6C8-26A5300307E2}"/>
    <w:embedBold r:id="rId2" w:fontKey="{250EF0E2-6EBD-F548-AB9E-22809B85C080}"/>
    <w:embedItalic r:id="rId3" w:fontKey="{2BED74CE-B422-9D4A-AE51-42C79C85A232}"/>
    <w:embedBoldItalic r:id="rId4" w:fontKey="{E15FCE62-9C30-0445-85F5-E7D74939EE12}"/>
  </w:font>
  <w:font w:name="Times New Roman">
    <w:panose1 w:val="02020603050405020304"/>
    <w:charset w:val="00"/>
    <w:family w:val="roman"/>
    <w:pitch w:val="variable"/>
    <w:sig w:usb0="E0002EFF" w:usb1="C000785B" w:usb2="00000009" w:usb3="00000000" w:csb0="000001FF" w:csb1="00000000"/>
    <w:embedRegular r:id="rId5" w:fontKey="{3D0EF5F3-85E2-3947-877A-E74D1665716B}"/>
    <w:embedBold r:id="rId6" w:fontKey="{02B3592E-4204-EC4D-8D0E-AFD38DD0B8AF}"/>
    <w:embedItalic r:id="rId7" w:fontKey="{BABBF158-FAB8-4446-AD48-7A23398006B7}"/>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8" w:fontKey="{C89D545D-21A4-0C4C-BA92-AC27D43A08AF}"/>
    <w:embedBold r:id="rId9" w:fontKey="{4E2A5BD1-2779-C04F-9EDE-BB843AE2F5A5}"/>
    <w:embedItalic r:id="rId10" w:fontKey="{6651425C-573F-E447-8A63-92DA96A31F3C}"/>
    <w:embedBoldItalic r:id="rId11" w:fontKey="{E1E7E150-685F-184D-8AEB-D6E5A23F79B7}"/>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308447821"/>
      <w:docPartObj>
        <w:docPartGallery w:val="Page Numbers (Bottom of Page)"/>
        <w:docPartUnique/>
      </w:docPartObj>
    </w:sdtPr>
    <w:sdtEndPr>
      <w:rPr>
        <w:noProof/>
      </w:rPr>
    </w:sdtEndPr>
    <w:sdtContent>
      <w:p w14:paraId="0BB92A76" w14:textId="419626D2" w:rsidR="00DA427D" w:rsidRPr="00C9548E" w:rsidRDefault="00DA427D">
        <w:pPr>
          <w:pStyle w:val="Fuzeile"/>
          <w:jc w:val="center"/>
          <w:rPr>
            <w:rFonts w:ascii="Arial" w:hAnsi="Arial" w:cs="Arial"/>
            <w:sz w:val="20"/>
            <w:szCs w:val="20"/>
          </w:rPr>
        </w:pPr>
        <w:r w:rsidRPr="00C9548E">
          <w:rPr>
            <w:rFonts w:ascii="Arial" w:hAnsi="Arial" w:cs="Arial"/>
            <w:sz w:val="20"/>
            <w:szCs w:val="20"/>
          </w:rPr>
          <w:fldChar w:fldCharType="begin"/>
        </w:r>
        <w:r w:rsidRPr="00C9548E">
          <w:rPr>
            <w:rFonts w:ascii="Arial" w:hAnsi="Arial" w:cs="Arial"/>
            <w:sz w:val="20"/>
            <w:szCs w:val="20"/>
          </w:rPr>
          <w:instrText xml:space="preserve"> PAGE   \* MERGEFORMAT </w:instrText>
        </w:r>
        <w:r w:rsidRPr="00C9548E">
          <w:rPr>
            <w:rFonts w:ascii="Arial" w:hAnsi="Arial" w:cs="Arial"/>
            <w:sz w:val="20"/>
            <w:szCs w:val="20"/>
          </w:rPr>
          <w:fldChar w:fldCharType="separate"/>
        </w:r>
        <w:r w:rsidR="00E441B2" w:rsidRPr="00C9548E">
          <w:rPr>
            <w:rFonts w:ascii="Arial" w:hAnsi="Arial" w:cs="Arial"/>
            <w:noProof/>
            <w:sz w:val="20"/>
            <w:szCs w:val="20"/>
          </w:rPr>
          <w:t>16</w:t>
        </w:r>
        <w:r w:rsidRPr="00C9548E">
          <w:rPr>
            <w:rFonts w:ascii="Arial" w:hAnsi="Arial" w:cs="Arial"/>
            <w:noProof/>
            <w:sz w:val="20"/>
            <w:szCs w:val="20"/>
          </w:rPr>
          <w:fldChar w:fldCharType="end"/>
        </w:r>
      </w:p>
    </w:sdtContent>
  </w:sdt>
  <w:p w14:paraId="03CF908C" w14:textId="77777777" w:rsidR="00DA427D" w:rsidRPr="00C9548E" w:rsidRDefault="00DA427D">
    <w:pPr>
      <w:pStyle w:val="Fuzeile"/>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AED0" w14:textId="77777777" w:rsidR="00E542CD" w:rsidRDefault="00E542CD" w:rsidP="008C6968">
      <w:r>
        <w:separator/>
      </w:r>
    </w:p>
  </w:footnote>
  <w:footnote w:type="continuationSeparator" w:id="0">
    <w:p w14:paraId="66E44BAD" w14:textId="77777777" w:rsidR="00E542CD" w:rsidRDefault="00E542CD" w:rsidP="008C696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rson w15:author="Altug Didikoglu">
    <w15:presenceInfo w15:providerId="AD" w15:userId="S::altug.didikoglu@manchester.ac.uk::b2bf6778-f268-443c-9500-0196455259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saveSubsetFonts/>
  <w:proofState w:spelling="clean" w:grammar="clean"/>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21&lt;/item&gt;&lt;item&gt;522&lt;/item&gt;&lt;item&gt;523&lt;/item&gt;&lt;item&gt;524&lt;/item&gt;&lt;item&gt;553&lt;/item&gt;&lt;item&gt;799&lt;/item&gt;&lt;item&gt;1059&lt;/item&gt;&lt;item&gt;1478&lt;/item&gt;&lt;item&gt;1503&lt;/item&gt;&lt;item&gt;1541&lt;/item&gt;&lt;item&gt;1543&lt;/item&gt;&lt;item&gt;1548&lt;/item&gt;&lt;item&gt;1570&lt;/item&gt;&lt;/record-ids&gt;&lt;/item&gt;&lt;/Libraries&gt;"/>
  </w:docVars>
  <w:rsids>
    <w:rsidRoot w:val="00C55D5D"/>
    <w:rsid w:val="000074F3"/>
    <w:rsid w:val="00012953"/>
    <w:rsid w:val="00032F91"/>
    <w:rsid w:val="00033E8C"/>
    <w:rsid w:val="00043739"/>
    <w:rsid w:val="00045831"/>
    <w:rsid w:val="000460BA"/>
    <w:rsid w:val="00046E91"/>
    <w:rsid w:val="00053A46"/>
    <w:rsid w:val="00056BE5"/>
    <w:rsid w:val="000637B2"/>
    <w:rsid w:val="000639BF"/>
    <w:rsid w:val="00064DDB"/>
    <w:rsid w:val="0006560C"/>
    <w:rsid w:val="00066AE8"/>
    <w:rsid w:val="00072D7A"/>
    <w:rsid w:val="000730EE"/>
    <w:rsid w:val="00075175"/>
    <w:rsid w:val="00077C95"/>
    <w:rsid w:val="00080630"/>
    <w:rsid w:val="00081868"/>
    <w:rsid w:val="000823D7"/>
    <w:rsid w:val="00085D94"/>
    <w:rsid w:val="0009006B"/>
    <w:rsid w:val="000A1E5D"/>
    <w:rsid w:val="000A382E"/>
    <w:rsid w:val="000A6C24"/>
    <w:rsid w:val="000B2D70"/>
    <w:rsid w:val="000B68FF"/>
    <w:rsid w:val="000C3C42"/>
    <w:rsid w:val="000C3D55"/>
    <w:rsid w:val="000D18B8"/>
    <w:rsid w:val="000D5309"/>
    <w:rsid w:val="000F1B53"/>
    <w:rsid w:val="000F3CB8"/>
    <w:rsid w:val="000F4F1D"/>
    <w:rsid w:val="001007DC"/>
    <w:rsid w:val="00102D36"/>
    <w:rsid w:val="001053FF"/>
    <w:rsid w:val="00105E8B"/>
    <w:rsid w:val="00107E0D"/>
    <w:rsid w:val="00111745"/>
    <w:rsid w:val="0011244B"/>
    <w:rsid w:val="00114543"/>
    <w:rsid w:val="001241E0"/>
    <w:rsid w:val="001332E8"/>
    <w:rsid w:val="00137BFE"/>
    <w:rsid w:val="0014106E"/>
    <w:rsid w:val="0014395F"/>
    <w:rsid w:val="00143F41"/>
    <w:rsid w:val="00146C8E"/>
    <w:rsid w:val="00151E56"/>
    <w:rsid w:val="00153BE8"/>
    <w:rsid w:val="00161344"/>
    <w:rsid w:val="00161EC2"/>
    <w:rsid w:val="0016329A"/>
    <w:rsid w:val="001739EA"/>
    <w:rsid w:val="00185651"/>
    <w:rsid w:val="0019001D"/>
    <w:rsid w:val="00192C41"/>
    <w:rsid w:val="00193BB0"/>
    <w:rsid w:val="00195992"/>
    <w:rsid w:val="001A0F7D"/>
    <w:rsid w:val="001A5B3D"/>
    <w:rsid w:val="001C048D"/>
    <w:rsid w:val="001C557F"/>
    <w:rsid w:val="001D1D87"/>
    <w:rsid w:val="001D718C"/>
    <w:rsid w:val="001E19E1"/>
    <w:rsid w:val="001E35C2"/>
    <w:rsid w:val="001F4186"/>
    <w:rsid w:val="001F544D"/>
    <w:rsid w:val="002016AA"/>
    <w:rsid w:val="00203ED8"/>
    <w:rsid w:val="0020616E"/>
    <w:rsid w:val="0021149A"/>
    <w:rsid w:val="00211777"/>
    <w:rsid w:val="00216169"/>
    <w:rsid w:val="002213D5"/>
    <w:rsid w:val="00222654"/>
    <w:rsid w:val="0022622D"/>
    <w:rsid w:val="00234F97"/>
    <w:rsid w:val="00237DDA"/>
    <w:rsid w:val="00237EA0"/>
    <w:rsid w:val="00241303"/>
    <w:rsid w:val="0025464E"/>
    <w:rsid w:val="00264879"/>
    <w:rsid w:val="0026704B"/>
    <w:rsid w:val="00273A1F"/>
    <w:rsid w:val="00280045"/>
    <w:rsid w:val="002837E7"/>
    <w:rsid w:val="0028576C"/>
    <w:rsid w:val="002868E8"/>
    <w:rsid w:val="002A144A"/>
    <w:rsid w:val="002A14FA"/>
    <w:rsid w:val="002A235A"/>
    <w:rsid w:val="002B31D8"/>
    <w:rsid w:val="002C104C"/>
    <w:rsid w:val="002C466F"/>
    <w:rsid w:val="002C692B"/>
    <w:rsid w:val="002D35E6"/>
    <w:rsid w:val="002D42EA"/>
    <w:rsid w:val="002D758C"/>
    <w:rsid w:val="002E5FA6"/>
    <w:rsid w:val="0030489B"/>
    <w:rsid w:val="0031060E"/>
    <w:rsid w:val="003128E3"/>
    <w:rsid w:val="00315CB9"/>
    <w:rsid w:val="00323AB0"/>
    <w:rsid w:val="003319A7"/>
    <w:rsid w:val="003352B4"/>
    <w:rsid w:val="003353FC"/>
    <w:rsid w:val="00336788"/>
    <w:rsid w:val="00342083"/>
    <w:rsid w:val="0034662D"/>
    <w:rsid w:val="00357593"/>
    <w:rsid w:val="003605FB"/>
    <w:rsid w:val="003628D1"/>
    <w:rsid w:val="00365237"/>
    <w:rsid w:val="00375864"/>
    <w:rsid w:val="0038156F"/>
    <w:rsid w:val="00386B3B"/>
    <w:rsid w:val="00391F08"/>
    <w:rsid w:val="00392B52"/>
    <w:rsid w:val="00392E78"/>
    <w:rsid w:val="00396972"/>
    <w:rsid w:val="003A79A9"/>
    <w:rsid w:val="003B4444"/>
    <w:rsid w:val="003B5455"/>
    <w:rsid w:val="003B7607"/>
    <w:rsid w:val="003D0EB6"/>
    <w:rsid w:val="003D1304"/>
    <w:rsid w:val="003D3743"/>
    <w:rsid w:val="003D482F"/>
    <w:rsid w:val="003D58B0"/>
    <w:rsid w:val="003E0C4E"/>
    <w:rsid w:val="003E68EE"/>
    <w:rsid w:val="003F0AEC"/>
    <w:rsid w:val="003F2DC1"/>
    <w:rsid w:val="0040657E"/>
    <w:rsid w:val="00406B3E"/>
    <w:rsid w:val="004107DC"/>
    <w:rsid w:val="0041303F"/>
    <w:rsid w:val="00417034"/>
    <w:rsid w:val="00417A64"/>
    <w:rsid w:val="00423543"/>
    <w:rsid w:val="004312CA"/>
    <w:rsid w:val="004321BF"/>
    <w:rsid w:val="00440F60"/>
    <w:rsid w:val="0044377C"/>
    <w:rsid w:val="00444F7F"/>
    <w:rsid w:val="00446EA4"/>
    <w:rsid w:val="004475B8"/>
    <w:rsid w:val="004508BD"/>
    <w:rsid w:val="004603D1"/>
    <w:rsid w:val="004715D9"/>
    <w:rsid w:val="00471E6F"/>
    <w:rsid w:val="00472844"/>
    <w:rsid w:val="00482356"/>
    <w:rsid w:val="0048595E"/>
    <w:rsid w:val="004917B7"/>
    <w:rsid w:val="00496C20"/>
    <w:rsid w:val="004A541D"/>
    <w:rsid w:val="004A645F"/>
    <w:rsid w:val="004B09DC"/>
    <w:rsid w:val="004B51B4"/>
    <w:rsid w:val="004D6B12"/>
    <w:rsid w:val="004E13E8"/>
    <w:rsid w:val="004E3EE0"/>
    <w:rsid w:val="004E41E7"/>
    <w:rsid w:val="004F3D5C"/>
    <w:rsid w:val="004F495E"/>
    <w:rsid w:val="004F4EBA"/>
    <w:rsid w:val="004F55BA"/>
    <w:rsid w:val="004F5AA8"/>
    <w:rsid w:val="004F5BCA"/>
    <w:rsid w:val="004F6B11"/>
    <w:rsid w:val="005060B2"/>
    <w:rsid w:val="00512329"/>
    <w:rsid w:val="00522815"/>
    <w:rsid w:val="005261B5"/>
    <w:rsid w:val="00527258"/>
    <w:rsid w:val="00535E06"/>
    <w:rsid w:val="005446BD"/>
    <w:rsid w:val="005449DF"/>
    <w:rsid w:val="00546B06"/>
    <w:rsid w:val="00547479"/>
    <w:rsid w:val="00550683"/>
    <w:rsid w:val="0055092E"/>
    <w:rsid w:val="0055485E"/>
    <w:rsid w:val="00554B57"/>
    <w:rsid w:val="005628D6"/>
    <w:rsid w:val="005672BC"/>
    <w:rsid w:val="00570E50"/>
    <w:rsid w:val="00576857"/>
    <w:rsid w:val="0058361D"/>
    <w:rsid w:val="00587996"/>
    <w:rsid w:val="005950D4"/>
    <w:rsid w:val="005A695E"/>
    <w:rsid w:val="005B0CAA"/>
    <w:rsid w:val="005B7949"/>
    <w:rsid w:val="005C4FD7"/>
    <w:rsid w:val="005D00C8"/>
    <w:rsid w:val="005D1667"/>
    <w:rsid w:val="005D5708"/>
    <w:rsid w:val="005D63C2"/>
    <w:rsid w:val="005E005B"/>
    <w:rsid w:val="005E078F"/>
    <w:rsid w:val="005E2311"/>
    <w:rsid w:val="005E53E4"/>
    <w:rsid w:val="005E5F1C"/>
    <w:rsid w:val="005F1B5B"/>
    <w:rsid w:val="005F2655"/>
    <w:rsid w:val="005F3029"/>
    <w:rsid w:val="005F4110"/>
    <w:rsid w:val="005F4EE4"/>
    <w:rsid w:val="005F59C1"/>
    <w:rsid w:val="005F64FD"/>
    <w:rsid w:val="005F6E6B"/>
    <w:rsid w:val="006006CB"/>
    <w:rsid w:val="006037DC"/>
    <w:rsid w:val="00603B57"/>
    <w:rsid w:val="00607B86"/>
    <w:rsid w:val="00607BE0"/>
    <w:rsid w:val="006110CE"/>
    <w:rsid w:val="00613A3F"/>
    <w:rsid w:val="00627DBB"/>
    <w:rsid w:val="006353FC"/>
    <w:rsid w:val="00635EA4"/>
    <w:rsid w:val="006400F2"/>
    <w:rsid w:val="00647AB9"/>
    <w:rsid w:val="00653871"/>
    <w:rsid w:val="00656177"/>
    <w:rsid w:val="00657D79"/>
    <w:rsid w:val="0066589B"/>
    <w:rsid w:val="00671C59"/>
    <w:rsid w:val="00671D1B"/>
    <w:rsid w:val="006751E3"/>
    <w:rsid w:val="00676FDE"/>
    <w:rsid w:val="00683F46"/>
    <w:rsid w:val="006850A2"/>
    <w:rsid w:val="0068626F"/>
    <w:rsid w:val="0069023E"/>
    <w:rsid w:val="006902D3"/>
    <w:rsid w:val="00691C33"/>
    <w:rsid w:val="00692E1C"/>
    <w:rsid w:val="00695393"/>
    <w:rsid w:val="006953A4"/>
    <w:rsid w:val="006A2FF6"/>
    <w:rsid w:val="006A65B7"/>
    <w:rsid w:val="006B1EAC"/>
    <w:rsid w:val="006B3780"/>
    <w:rsid w:val="006C027F"/>
    <w:rsid w:val="006C609D"/>
    <w:rsid w:val="006D108C"/>
    <w:rsid w:val="006D236C"/>
    <w:rsid w:val="006D2CC4"/>
    <w:rsid w:val="006D6241"/>
    <w:rsid w:val="006E44B1"/>
    <w:rsid w:val="006E703F"/>
    <w:rsid w:val="006F08E7"/>
    <w:rsid w:val="006F6204"/>
    <w:rsid w:val="0070009E"/>
    <w:rsid w:val="0070340D"/>
    <w:rsid w:val="00705DDA"/>
    <w:rsid w:val="00706412"/>
    <w:rsid w:val="00715DF8"/>
    <w:rsid w:val="0072060B"/>
    <w:rsid w:val="007211F8"/>
    <w:rsid w:val="007334C3"/>
    <w:rsid w:val="00742158"/>
    <w:rsid w:val="007536C2"/>
    <w:rsid w:val="007575C6"/>
    <w:rsid w:val="00757A49"/>
    <w:rsid w:val="00761C7E"/>
    <w:rsid w:val="00763D29"/>
    <w:rsid w:val="007641F8"/>
    <w:rsid w:val="00764FA6"/>
    <w:rsid w:val="00767F69"/>
    <w:rsid w:val="00772775"/>
    <w:rsid w:val="00774213"/>
    <w:rsid w:val="00792E1D"/>
    <w:rsid w:val="007A11A2"/>
    <w:rsid w:val="007B415E"/>
    <w:rsid w:val="007C623B"/>
    <w:rsid w:val="007C6532"/>
    <w:rsid w:val="007D3F66"/>
    <w:rsid w:val="007D45A8"/>
    <w:rsid w:val="007D5E46"/>
    <w:rsid w:val="007D786F"/>
    <w:rsid w:val="007E0ABD"/>
    <w:rsid w:val="007E4499"/>
    <w:rsid w:val="007E4EFA"/>
    <w:rsid w:val="007F13E3"/>
    <w:rsid w:val="007F24F1"/>
    <w:rsid w:val="00813A28"/>
    <w:rsid w:val="0081614F"/>
    <w:rsid w:val="008317D1"/>
    <w:rsid w:val="00831E68"/>
    <w:rsid w:val="0083540B"/>
    <w:rsid w:val="008358DC"/>
    <w:rsid w:val="00837886"/>
    <w:rsid w:val="0084013E"/>
    <w:rsid w:val="00840237"/>
    <w:rsid w:val="00841A23"/>
    <w:rsid w:val="00843AD5"/>
    <w:rsid w:val="00851A09"/>
    <w:rsid w:val="00854645"/>
    <w:rsid w:val="00856E68"/>
    <w:rsid w:val="00864EB7"/>
    <w:rsid w:val="00872DE1"/>
    <w:rsid w:val="00881DF1"/>
    <w:rsid w:val="00882E13"/>
    <w:rsid w:val="00885306"/>
    <w:rsid w:val="008909F6"/>
    <w:rsid w:val="0089729B"/>
    <w:rsid w:val="008973F4"/>
    <w:rsid w:val="008B6D37"/>
    <w:rsid w:val="008C0A88"/>
    <w:rsid w:val="008C3E5B"/>
    <w:rsid w:val="008C6968"/>
    <w:rsid w:val="008C7127"/>
    <w:rsid w:val="008D2E53"/>
    <w:rsid w:val="008D3F83"/>
    <w:rsid w:val="008F11C1"/>
    <w:rsid w:val="008F199D"/>
    <w:rsid w:val="008F20FA"/>
    <w:rsid w:val="008F392E"/>
    <w:rsid w:val="009022C9"/>
    <w:rsid w:val="00927C12"/>
    <w:rsid w:val="00931040"/>
    <w:rsid w:val="009341AD"/>
    <w:rsid w:val="00935003"/>
    <w:rsid w:val="009432C0"/>
    <w:rsid w:val="00947066"/>
    <w:rsid w:val="009516A7"/>
    <w:rsid w:val="009550E5"/>
    <w:rsid w:val="00961FE8"/>
    <w:rsid w:val="00963CA7"/>
    <w:rsid w:val="00964A25"/>
    <w:rsid w:val="00970F5E"/>
    <w:rsid w:val="00972915"/>
    <w:rsid w:val="00973B5E"/>
    <w:rsid w:val="00990CB3"/>
    <w:rsid w:val="00994CFB"/>
    <w:rsid w:val="00997DCA"/>
    <w:rsid w:val="009A3A8E"/>
    <w:rsid w:val="009A7872"/>
    <w:rsid w:val="009B0AFC"/>
    <w:rsid w:val="009C14DB"/>
    <w:rsid w:val="009C39B2"/>
    <w:rsid w:val="009C5654"/>
    <w:rsid w:val="009C6FD3"/>
    <w:rsid w:val="009D01F6"/>
    <w:rsid w:val="009D3EA3"/>
    <w:rsid w:val="009D6066"/>
    <w:rsid w:val="009D6F69"/>
    <w:rsid w:val="009E4962"/>
    <w:rsid w:val="009F024D"/>
    <w:rsid w:val="009F2240"/>
    <w:rsid w:val="00A11674"/>
    <w:rsid w:val="00A151D3"/>
    <w:rsid w:val="00A310C9"/>
    <w:rsid w:val="00A3380B"/>
    <w:rsid w:val="00A34BBA"/>
    <w:rsid w:val="00A40EBB"/>
    <w:rsid w:val="00A41B44"/>
    <w:rsid w:val="00A44528"/>
    <w:rsid w:val="00A47D6A"/>
    <w:rsid w:val="00A5440D"/>
    <w:rsid w:val="00A61F65"/>
    <w:rsid w:val="00A6505D"/>
    <w:rsid w:val="00A675ED"/>
    <w:rsid w:val="00A74D98"/>
    <w:rsid w:val="00A761C0"/>
    <w:rsid w:val="00A77A9B"/>
    <w:rsid w:val="00A830AA"/>
    <w:rsid w:val="00A8348B"/>
    <w:rsid w:val="00A8602A"/>
    <w:rsid w:val="00A9552A"/>
    <w:rsid w:val="00A968A8"/>
    <w:rsid w:val="00AA0159"/>
    <w:rsid w:val="00AA06FB"/>
    <w:rsid w:val="00AA1EBD"/>
    <w:rsid w:val="00AA33E8"/>
    <w:rsid w:val="00AC0173"/>
    <w:rsid w:val="00AC10E4"/>
    <w:rsid w:val="00AC25CB"/>
    <w:rsid w:val="00AC773F"/>
    <w:rsid w:val="00AD1D1C"/>
    <w:rsid w:val="00AD2EE3"/>
    <w:rsid w:val="00AD68BA"/>
    <w:rsid w:val="00AE3609"/>
    <w:rsid w:val="00AF3736"/>
    <w:rsid w:val="00AF5096"/>
    <w:rsid w:val="00AF606E"/>
    <w:rsid w:val="00B11770"/>
    <w:rsid w:val="00B13E07"/>
    <w:rsid w:val="00B13E45"/>
    <w:rsid w:val="00B2304C"/>
    <w:rsid w:val="00B2388C"/>
    <w:rsid w:val="00B25B19"/>
    <w:rsid w:val="00B26F22"/>
    <w:rsid w:val="00B32AA1"/>
    <w:rsid w:val="00B33C75"/>
    <w:rsid w:val="00B358F9"/>
    <w:rsid w:val="00B41DD0"/>
    <w:rsid w:val="00B446BE"/>
    <w:rsid w:val="00B50F9D"/>
    <w:rsid w:val="00B53565"/>
    <w:rsid w:val="00B7101A"/>
    <w:rsid w:val="00B72DE7"/>
    <w:rsid w:val="00B80F15"/>
    <w:rsid w:val="00BA12CB"/>
    <w:rsid w:val="00BA6A5A"/>
    <w:rsid w:val="00BA7A77"/>
    <w:rsid w:val="00BB40CC"/>
    <w:rsid w:val="00BC3AA7"/>
    <w:rsid w:val="00BC4798"/>
    <w:rsid w:val="00BC5B1B"/>
    <w:rsid w:val="00BC6ED7"/>
    <w:rsid w:val="00BD0453"/>
    <w:rsid w:val="00BD592A"/>
    <w:rsid w:val="00BD5DB5"/>
    <w:rsid w:val="00BD6645"/>
    <w:rsid w:val="00BD79E9"/>
    <w:rsid w:val="00BE0823"/>
    <w:rsid w:val="00BF0C2E"/>
    <w:rsid w:val="00BF1A78"/>
    <w:rsid w:val="00C00B63"/>
    <w:rsid w:val="00C2292A"/>
    <w:rsid w:val="00C23E45"/>
    <w:rsid w:val="00C24709"/>
    <w:rsid w:val="00C26CEB"/>
    <w:rsid w:val="00C275EE"/>
    <w:rsid w:val="00C31A39"/>
    <w:rsid w:val="00C33ABD"/>
    <w:rsid w:val="00C35EA1"/>
    <w:rsid w:val="00C41D2B"/>
    <w:rsid w:val="00C45CCA"/>
    <w:rsid w:val="00C46A37"/>
    <w:rsid w:val="00C55D5D"/>
    <w:rsid w:val="00C70C8A"/>
    <w:rsid w:val="00C71E11"/>
    <w:rsid w:val="00C72A55"/>
    <w:rsid w:val="00C7693B"/>
    <w:rsid w:val="00C902C0"/>
    <w:rsid w:val="00C9548E"/>
    <w:rsid w:val="00CA0B6A"/>
    <w:rsid w:val="00CA38AE"/>
    <w:rsid w:val="00CA60E2"/>
    <w:rsid w:val="00CA7A0C"/>
    <w:rsid w:val="00CB0CDE"/>
    <w:rsid w:val="00CB2F91"/>
    <w:rsid w:val="00CB3542"/>
    <w:rsid w:val="00CB4CB5"/>
    <w:rsid w:val="00CC42AB"/>
    <w:rsid w:val="00CC6403"/>
    <w:rsid w:val="00CE1DD0"/>
    <w:rsid w:val="00CE374C"/>
    <w:rsid w:val="00CE393C"/>
    <w:rsid w:val="00CF2C03"/>
    <w:rsid w:val="00D063EA"/>
    <w:rsid w:val="00D258C0"/>
    <w:rsid w:val="00D275D7"/>
    <w:rsid w:val="00D3020A"/>
    <w:rsid w:val="00D31E82"/>
    <w:rsid w:val="00D57B59"/>
    <w:rsid w:val="00D6150C"/>
    <w:rsid w:val="00D64D69"/>
    <w:rsid w:val="00D753C1"/>
    <w:rsid w:val="00D75737"/>
    <w:rsid w:val="00D82080"/>
    <w:rsid w:val="00D83BA5"/>
    <w:rsid w:val="00D84B4B"/>
    <w:rsid w:val="00D84C4F"/>
    <w:rsid w:val="00D87EFD"/>
    <w:rsid w:val="00D9744D"/>
    <w:rsid w:val="00DA427D"/>
    <w:rsid w:val="00DA5F5C"/>
    <w:rsid w:val="00DA67AE"/>
    <w:rsid w:val="00DC3940"/>
    <w:rsid w:val="00DD3924"/>
    <w:rsid w:val="00DF6548"/>
    <w:rsid w:val="00DF77B0"/>
    <w:rsid w:val="00E06A69"/>
    <w:rsid w:val="00E075E3"/>
    <w:rsid w:val="00E21659"/>
    <w:rsid w:val="00E22D19"/>
    <w:rsid w:val="00E24207"/>
    <w:rsid w:val="00E24380"/>
    <w:rsid w:val="00E25469"/>
    <w:rsid w:val="00E441B2"/>
    <w:rsid w:val="00E4474E"/>
    <w:rsid w:val="00E5062D"/>
    <w:rsid w:val="00E542CD"/>
    <w:rsid w:val="00E62C84"/>
    <w:rsid w:val="00E63808"/>
    <w:rsid w:val="00E709EA"/>
    <w:rsid w:val="00E777CD"/>
    <w:rsid w:val="00E843F0"/>
    <w:rsid w:val="00E9205E"/>
    <w:rsid w:val="00E94578"/>
    <w:rsid w:val="00E94594"/>
    <w:rsid w:val="00E97A0B"/>
    <w:rsid w:val="00EA10FE"/>
    <w:rsid w:val="00EB1F50"/>
    <w:rsid w:val="00EB469C"/>
    <w:rsid w:val="00EC0C02"/>
    <w:rsid w:val="00EC2404"/>
    <w:rsid w:val="00EC54FA"/>
    <w:rsid w:val="00EC673E"/>
    <w:rsid w:val="00ED21D2"/>
    <w:rsid w:val="00EE1804"/>
    <w:rsid w:val="00EE1B98"/>
    <w:rsid w:val="00EE4E72"/>
    <w:rsid w:val="00EF0C1A"/>
    <w:rsid w:val="00EF0CE1"/>
    <w:rsid w:val="00EF13CA"/>
    <w:rsid w:val="00EF443D"/>
    <w:rsid w:val="00F03729"/>
    <w:rsid w:val="00F05452"/>
    <w:rsid w:val="00F0649D"/>
    <w:rsid w:val="00F210BF"/>
    <w:rsid w:val="00F22189"/>
    <w:rsid w:val="00F27053"/>
    <w:rsid w:val="00F27515"/>
    <w:rsid w:val="00F279A0"/>
    <w:rsid w:val="00F30721"/>
    <w:rsid w:val="00F30CB9"/>
    <w:rsid w:val="00F369A1"/>
    <w:rsid w:val="00F46346"/>
    <w:rsid w:val="00F474B4"/>
    <w:rsid w:val="00F511A3"/>
    <w:rsid w:val="00F542DE"/>
    <w:rsid w:val="00F607B4"/>
    <w:rsid w:val="00F7304B"/>
    <w:rsid w:val="00F73617"/>
    <w:rsid w:val="00F7607D"/>
    <w:rsid w:val="00F90970"/>
    <w:rsid w:val="00F92119"/>
    <w:rsid w:val="00FA2491"/>
    <w:rsid w:val="00FC2F27"/>
    <w:rsid w:val="00FC4427"/>
    <w:rsid w:val="00FC536A"/>
    <w:rsid w:val="00FD66A0"/>
    <w:rsid w:val="00FE1D78"/>
    <w:rsid w:val="00FE2A24"/>
    <w:rsid w:val="00FE3D8C"/>
    <w:rsid w:val="00FE72AD"/>
    <w:rsid w:val="00FF0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FB6B6"/>
  <w15:chartTrackingRefBased/>
  <w15:docId w15:val="{7D460A8E-56DA-42DE-A320-CD9B13AF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39B2"/>
    <w:pPr>
      <w:spacing w:line="278" w:lineRule="auto"/>
    </w:pPr>
    <w:rPr>
      <w:sz w:val="24"/>
      <w:szCs w:val="24"/>
      <w:lang w:val="de-DE"/>
    </w:rPr>
  </w:style>
  <w:style w:type="paragraph" w:styleId="berschrift1">
    <w:name w:val="heading 1"/>
    <w:basedOn w:val="Standard"/>
    <w:next w:val="Standard"/>
    <w:link w:val="berschrift1Zchn"/>
    <w:uiPriority w:val="9"/>
    <w:qFormat/>
    <w:rsid w:val="00F210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474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210BF"/>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rsid w:val="009C39B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C39B2"/>
  </w:style>
  <w:style w:type="paragraph" w:customStyle="1" w:styleId="EndNoteBibliographyTitle">
    <w:name w:val="EndNote Bibliography Title"/>
    <w:basedOn w:val="Standard"/>
    <w:link w:val="EndNoteBibliographyTitleChar"/>
    <w:rsid w:val="001D718C"/>
    <w:pPr>
      <w:jc w:val="center"/>
    </w:pPr>
    <w:rPr>
      <w:rFonts w:ascii="Times New Roman" w:hAnsi="Times New Roman" w:cs="Times New Roman"/>
      <w:noProof/>
    </w:rPr>
  </w:style>
  <w:style w:type="character" w:customStyle="1" w:styleId="EndNoteBibliographyTitleChar">
    <w:name w:val="EndNote Bibliography Title Char"/>
    <w:basedOn w:val="Absatz-Standardschriftart"/>
    <w:link w:val="EndNoteBibliographyTitle"/>
    <w:rsid w:val="001D718C"/>
    <w:rPr>
      <w:rFonts w:ascii="Times New Roman" w:hAnsi="Times New Roman" w:cs="Times New Roman"/>
      <w:noProof/>
      <w:sz w:val="24"/>
      <w:szCs w:val="24"/>
      <w:lang w:val="de-DE"/>
    </w:rPr>
  </w:style>
  <w:style w:type="paragraph" w:customStyle="1" w:styleId="EndNoteBibliography">
    <w:name w:val="EndNote Bibliography"/>
    <w:basedOn w:val="Standard"/>
    <w:link w:val="EndNoteBibliographyChar"/>
    <w:rsid w:val="001D718C"/>
    <w:pPr>
      <w:spacing w:line="240" w:lineRule="auto"/>
    </w:pPr>
    <w:rPr>
      <w:rFonts w:ascii="Times New Roman" w:hAnsi="Times New Roman" w:cs="Times New Roman"/>
      <w:noProof/>
    </w:rPr>
  </w:style>
  <w:style w:type="character" w:customStyle="1" w:styleId="EndNoteBibliographyChar">
    <w:name w:val="EndNote Bibliography Char"/>
    <w:basedOn w:val="Absatz-Standardschriftart"/>
    <w:link w:val="EndNoteBibliography"/>
    <w:rsid w:val="001D718C"/>
    <w:rPr>
      <w:rFonts w:ascii="Times New Roman" w:hAnsi="Times New Roman" w:cs="Times New Roman"/>
      <w:noProof/>
      <w:sz w:val="24"/>
      <w:szCs w:val="24"/>
      <w:lang w:val="de-DE"/>
    </w:rPr>
  </w:style>
  <w:style w:type="paragraph" w:styleId="Kopfzeile">
    <w:name w:val="header"/>
    <w:basedOn w:val="Standard"/>
    <w:link w:val="KopfzeileZchn"/>
    <w:uiPriority w:val="99"/>
    <w:unhideWhenUsed/>
    <w:rsid w:val="008C6968"/>
    <w:pPr>
      <w:tabs>
        <w:tab w:val="center" w:pos="4680"/>
        <w:tab w:val="right" w:pos="9360"/>
      </w:tabs>
    </w:pPr>
  </w:style>
  <w:style w:type="character" w:customStyle="1" w:styleId="KopfzeileZchn">
    <w:name w:val="Kopfzeile Zchn"/>
    <w:basedOn w:val="Absatz-Standardschriftart"/>
    <w:link w:val="Kopfzeile"/>
    <w:uiPriority w:val="99"/>
    <w:rsid w:val="008C6968"/>
  </w:style>
  <w:style w:type="paragraph" w:styleId="Fuzeile">
    <w:name w:val="footer"/>
    <w:basedOn w:val="Standard"/>
    <w:link w:val="FuzeileZchn"/>
    <w:uiPriority w:val="99"/>
    <w:unhideWhenUsed/>
    <w:rsid w:val="008C6968"/>
    <w:pPr>
      <w:tabs>
        <w:tab w:val="center" w:pos="4680"/>
        <w:tab w:val="right" w:pos="9360"/>
      </w:tabs>
    </w:pPr>
  </w:style>
  <w:style w:type="character" w:customStyle="1" w:styleId="FuzeileZchn">
    <w:name w:val="Fußzeile Zchn"/>
    <w:basedOn w:val="Absatz-Standardschriftart"/>
    <w:link w:val="Fuzeile"/>
    <w:uiPriority w:val="99"/>
    <w:rsid w:val="008C6968"/>
  </w:style>
  <w:style w:type="character" w:styleId="Hyperlink">
    <w:name w:val="Hyperlink"/>
    <w:basedOn w:val="Absatz-Standardschriftart"/>
    <w:uiPriority w:val="99"/>
    <w:unhideWhenUsed/>
    <w:rsid w:val="007A11A2"/>
    <w:rPr>
      <w:color w:val="0563C1" w:themeColor="hyperlink"/>
      <w:u w:val="single"/>
    </w:rPr>
  </w:style>
  <w:style w:type="character" w:customStyle="1" w:styleId="UnresolvedMention1">
    <w:name w:val="Unresolved Mention1"/>
    <w:basedOn w:val="Absatz-Standardschriftart"/>
    <w:uiPriority w:val="99"/>
    <w:semiHidden/>
    <w:unhideWhenUsed/>
    <w:rsid w:val="007A11A2"/>
    <w:rPr>
      <w:color w:val="605E5C"/>
      <w:shd w:val="clear" w:color="auto" w:fill="E1DFDD"/>
    </w:rPr>
  </w:style>
  <w:style w:type="character" w:styleId="Zeilennummer">
    <w:name w:val="line number"/>
    <w:basedOn w:val="Absatz-Standardschriftart"/>
    <w:uiPriority w:val="99"/>
    <w:semiHidden/>
    <w:unhideWhenUsed/>
    <w:rsid w:val="00B32AA1"/>
    <w:rPr>
      <w:rFonts w:ascii="Arial" w:hAnsi="Arial"/>
    </w:rPr>
  </w:style>
  <w:style w:type="table" w:styleId="Gitternetztabelle4Akzent3">
    <w:name w:val="Grid Table 4 Accent 3"/>
    <w:basedOn w:val="NormaleTabelle"/>
    <w:uiPriority w:val="49"/>
    <w:rsid w:val="000A1E5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erarbeitung">
    <w:name w:val="Revision"/>
    <w:hidden/>
    <w:uiPriority w:val="99"/>
    <w:semiHidden/>
    <w:rsid w:val="0083540B"/>
    <w:pPr>
      <w:spacing w:after="0" w:line="240" w:lineRule="auto"/>
    </w:pPr>
    <w:rPr>
      <w:sz w:val="24"/>
      <w:szCs w:val="24"/>
    </w:rPr>
  </w:style>
  <w:style w:type="character" w:styleId="Kommentarzeichen">
    <w:name w:val="annotation reference"/>
    <w:basedOn w:val="Absatz-Standardschriftart"/>
    <w:uiPriority w:val="99"/>
    <w:semiHidden/>
    <w:unhideWhenUsed/>
    <w:rsid w:val="00AA1EBD"/>
    <w:rPr>
      <w:sz w:val="16"/>
      <w:szCs w:val="16"/>
    </w:rPr>
  </w:style>
  <w:style w:type="paragraph" w:styleId="Kommentartext">
    <w:name w:val="annotation text"/>
    <w:basedOn w:val="Standard"/>
    <w:link w:val="KommentartextZchn"/>
    <w:uiPriority w:val="99"/>
    <w:semiHidden/>
    <w:unhideWhenUsed/>
    <w:rsid w:val="00AA1EBD"/>
    <w:rPr>
      <w:sz w:val="20"/>
      <w:szCs w:val="20"/>
    </w:rPr>
  </w:style>
  <w:style w:type="character" w:customStyle="1" w:styleId="KommentartextZchn">
    <w:name w:val="Kommentartext Zchn"/>
    <w:basedOn w:val="Absatz-Standardschriftart"/>
    <w:link w:val="Kommentartext"/>
    <w:uiPriority w:val="99"/>
    <w:semiHidden/>
    <w:rsid w:val="00AA1EBD"/>
    <w:rPr>
      <w:sz w:val="20"/>
      <w:szCs w:val="20"/>
    </w:rPr>
  </w:style>
  <w:style w:type="paragraph" w:styleId="Kommentarthema">
    <w:name w:val="annotation subject"/>
    <w:basedOn w:val="Kommentartext"/>
    <w:next w:val="Kommentartext"/>
    <w:link w:val="KommentarthemaZchn"/>
    <w:uiPriority w:val="99"/>
    <w:semiHidden/>
    <w:unhideWhenUsed/>
    <w:rsid w:val="00AA1EBD"/>
    <w:rPr>
      <w:b/>
      <w:bCs/>
    </w:rPr>
  </w:style>
  <w:style w:type="character" w:customStyle="1" w:styleId="KommentarthemaZchn">
    <w:name w:val="Kommentarthema Zchn"/>
    <w:basedOn w:val="KommentartextZchn"/>
    <w:link w:val="Kommentarthema"/>
    <w:uiPriority w:val="99"/>
    <w:semiHidden/>
    <w:rsid w:val="00AA1EBD"/>
    <w:rPr>
      <w:b/>
      <w:bCs/>
      <w:sz w:val="20"/>
      <w:szCs w:val="20"/>
    </w:rPr>
  </w:style>
  <w:style w:type="paragraph" w:customStyle="1" w:styleId="Correspondencedetails">
    <w:name w:val="Correspondence details"/>
    <w:basedOn w:val="Standard"/>
    <w:qFormat/>
    <w:rsid w:val="0058361D"/>
    <w:pPr>
      <w:spacing w:before="240" w:line="360" w:lineRule="auto"/>
    </w:pPr>
  </w:style>
  <w:style w:type="paragraph" w:styleId="Sprechblasentext">
    <w:name w:val="Balloon Text"/>
    <w:basedOn w:val="Standard"/>
    <w:link w:val="SprechblasentextZchn"/>
    <w:uiPriority w:val="99"/>
    <w:semiHidden/>
    <w:unhideWhenUsed/>
    <w:rsid w:val="00522815"/>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22815"/>
    <w:rPr>
      <w:rFonts w:ascii="Segoe UI" w:hAnsi="Segoe UI" w:cs="Segoe UI"/>
      <w:kern w:val="0"/>
      <w:sz w:val="18"/>
      <w:szCs w:val="18"/>
      <w14:ligatures w14:val="none"/>
    </w:rPr>
  </w:style>
  <w:style w:type="character" w:styleId="NichtaufgelsteErwhnung">
    <w:name w:val="Unresolved Mention"/>
    <w:basedOn w:val="Absatz-Standardschriftart"/>
    <w:uiPriority w:val="99"/>
    <w:semiHidden/>
    <w:unhideWhenUsed/>
    <w:rsid w:val="00757A49"/>
    <w:rPr>
      <w:color w:val="605E5C"/>
      <w:shd w:val="clear" w:color="auto" w:fill="E1DFDD"/>
    </w:rPr>
  </w:style>
  <w:style w:type="character" w:styleId="BesuchterLink">
    <w:name w:val="FollowedHyperlink"/>
    <w:basedOn w:val="Absatz-Standardschriftart"/>
    <w:uiPriority w:val="99"/>
    <w:semiHidden/>
    <w:unhideWhenUsed/>
    <w:rsid w:val="008F11C1"/>
    <w:rPr>
      <w:color w:val="954F72" w:themeColor="followedHyperlink"/>
      <w:u w:val="single"/>
    </w:rPr>
  </w:style>
  <w:style w:type="character" w:customStyle="1" w:styleId="berschrift2Zchn">
    <w:name w:val="Überschrift 2 Zchn"/>
    <w:basedOn w:val="Absatz-Standardschriftart"/>
    <w:link w:val="berschrift2"/>
    <w:uiPriority w:val="9"/>
    <w:rsid w:val="00547479"/>
    <w:rPr>
      <w:rFonts w:asciiTheme="majorHAnsi" w:eastAsiaTheme="majorEastAsia" w:hAnsiTheme="majorHAnsi" w:cstheme="majorBidi"/>
      <w:color w:val="2F5496" w:themeColor="accent1" w:themeShade="BF"/>
      <w:sz w:val="26"/>
      <w:szCs w:val="26"/>
      <w:lang w:val="de-DE"/>
    </w:rPr>
  </w:style>
  <w:style w:type="paragraph" w:styleId="Listenabsatz">
    <w:name w:val="List Paragraph"/>
    <w:basedOn w:val="Standard"/>
    <w:uiPriority w:val="34"/>
    <w:qFormat/>
    <w:rsid w:val="00FE1D78"/>
    <w:pPr>
      <w:ind w:left="720"/>
      <w:contextualSpacing/>
    </w:pPr>
  </w:style>
  <w:style w:type="character" w:customStyle="1" w:styleId="berschrift1Zchn">
    <w:name w:val="Überschrift 1 Zchn"/>
    <w:basedOn w:val="Absatz-Standardschriftart"/>
    <w:link w:val="berschrift1"/>
    <w:uiPriority w:val="9"/>
    <w:rsid w:val="00F210B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F210BF"/>
    <w:rPr>
      <w:rFonts w:asciiTheme="majorHAnsi" w:eastAsiaTheme="majorEastAsia" w:hAnsiTheme="majorHAnsi" w:cstheme="majorBidi"/>
      <w:color w:val="1F3763" w:themeColor="accent1" w:themeShade="7F"/>
      <w:sz w:val="24"/>
      <w:szCs w:val="24"/>
    </w:rPr>
  </w:style>
  <w:style w:type="table" w:customStyle="1" w:styleId="Table">
    <w:name w:val="Table"/>
    <w:semiHidden/>
    <w:unhideWhenUsed/>
    <w:qFormat/>
    <w:rsid w:val="009C39B2"/>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9520">
      <w:bodyDiv w:val="1"/>
      <w:marLeft w:val="0"/>
      <w:marRight w:val="0"/>
      <w:marTop w:val="0"/>
      <w:marBottom w:val="0"/>
      <w:divBdr>
        <w:top w:val="none" w:sz="0" w:space="0" w:color="auto"/>
        <w:left w:val="none" w:sz="0" w:space="0" w:color="auto"/>
        <w:bottom w:val="none" w:sz="0" w:space="0" w:color="auto"/>
        <w:right w:val="none" w:sz="0" w:space="0" w:color="auto"/>
      </w:divBdr>
    </w:div>
    <w:div w:id="534660011">
      <w:bodyDiv w:val="1"/>
      <w:marLeft w:val="0"/>
      <w:marRight w:val="0"/>
      <w:marTop w:val="0"/>
      <w:marBottom w:val="0"/>
      <w:divBdr>
        <w:top w:val="none" w:sz="0" w:space="0" w:color="auto"/>
        <w:left w:val="none" w:sz="0" w:space="0" w:color="auto"/>
        <w:bottom w:val="none" w:sz="0" w:space="0" w:color="auto"/>
        <w:right w:val="none" w:sz="0" w:space="0" w:color="auto"/>
      </w:divBdr>
    </w:div>
    <w:div w:id="1116943789">
      <w:bodyDiv w:val="1"/>
      <w:marLeft w:val="0"/>
      <w:marRight w:val="0"/>
      <w:marTop w:val="0"/>
      <w:marBottom w:val="0"/>
      <w:divBdr>
        <w:top w:val="none" w:sz="0" w:space="0" w:color="auto"/>
        <w:left w:val="none" w:sz="0" w:space="0" w:color="auto"/>
        <w:bottom w:val="none" w:sz="0" w:space="0" w:color="auto"/>
        <w:right w:val="none" w:sz="0" w:space="0" w:color="auto"/>
      </w:divBdr>
    </w:div>
    <w:div w:id="1318388138">
      <w:bodyDiv w:val="1"/>
      <w:marLeft w:val="0"/>
      <w:marRight w:val="0"/>
      <w:marTop w:val="0"/>
      <w:marBottom w:val="0"/>
      <w:divBdr>
        <w:top w:val="none" w:sz="0" w:space="0" w:color="auto"/>
        <w:left w:val="none" w:sz="0" w:space="0" w:color="auto"/>
        <w:bottom w:val="none" w:sz="0" w:space="0" w:color="auto"/>
        <w:right w:val="none" w:sz="0" w:space="0" w:color="auto"/>
      </w:divBdr>
    </w:div>
    <w:div w:id="193358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5281/zenodo.16638739"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4D34-E2AD-4723-BCFE-385497DE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8721</Words>
  <Characters>54946</Characters>
  <Application>Microsoft Office Word</Application>
  <DocSecurity>0</DocSecurity>
  <Lines>457</Lines>
  <Paragraphs>127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Agbeshie</dc:creator>
  <cp:keywords/>
  <dc:description/>
  <cp:lastModifiedBy>Johannes Zauner</cp:lastModifiedBy>
  <cp:revision>4</cp:revision>
  <dcterms:created xsi:type="dcterms:W3CDTF">2025-09-12T12:40:00Z</dcterms:created>
  <dcterms:modified xsi:type="dcterms:W3CDTF">2025-09-12T19:30:00Z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d4a0b5b0-16ec-492f-9c9d-def286eb66a3</vt:lpwstr>
  </property>
</Properties>
</file>